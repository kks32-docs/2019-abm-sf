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6A44" w:rsidRDefault="00A563DC">
      <w:pPr>
        <w:pBdr>
          <w:top w:val="nil"/>
          <w:left w:val="nil"/>
          <w:bottom w:val="nil"/>
          <w:right w:val="nil"/>
          <w:between w:val="nil"/>
        </w:pBdr>
        <w:tabs>
          <w:tab w:val="left" w:pos="705"/>
          <w:tab w:val="center" w:pos="4513"/>
        </w:tabs>
        <w:spacing w:line="240" w:lineRule="auto"/>
        <w:jc w:val="center"/>
        <w:rPr>
          <w:rFonts w:ascii="Times New Roman" w:eastAsia="Times New Roman" w:hAnsi="Times New Roman" w:cs="Times New Roman"/>
          <w:smallCaps/>
          <w:color w:val="000000"/>
          <w:sz w:val="36"/>
          <w:szCs w:val="36"/>
        </w:rPr>
      </w:pPr>
      <w:r>
        <w:rPr>
          <w:rFonts w:ascii="Times New Roman" w:eastAsia="Times New Roman" w:hAnsi="Times New Roman" w:cs="Times New Roman"/>
          <w:smallCaps/>
          <w:color w:val="000000"/>
          <w:sz w:val="36"/>
          <w:szCs w:val="36"/>
        </w:rPr>
        <w:t>Agent</w:t>
      </w:r>
      <w:r>
        <w:rPr>
          <w:rFonts w:ascii="Times New Roman" w:eastAsia="Times New Roman" w:hAnsi="Times New Roman" w:cs="Times New Roman"/>
          <w:smallCaps/>
          <w:sz w:val="36"/>
          <w:szCs w:val="36"/>
        </w:rPr>
        <w:t>-</w:t>
      </w:r>
      <w:r>
        <w:rPr>
          <w:rFonts w:ascii="Times New Roman" w:eastAsia="Times New Roman" w:hAnsi="Times New Roman" w:cs="Times New Roman"/>
          <w:smallCaps/>
          <w:color w:val="000000"/>
          <w:sz w:val="36"/>
          <w:szCs w:val="36"/>
        </w:rPr>
        <w:t xml:space="preserve">Based </w:t>
      </w:r>
      <w:r>
        <w:rPr>
          <w:rFonts w:ascii="Times New Roman" w:eastAsia="Times New Roman" w:hAnsi="Times New Roman" w:cs="Times New Roman"/>
          <w:smallCaps/>
          <w:sz w:val="36"/>
          <w:szCs w:val="36"/>
        </w:rPr>
        <w:t>M</w:t>
      </w:r>
      <w:r>
        <w:rPr>
          <w:rFonts w:ascii="Times New Roman" w:eastAsia="Times New Roman" w:hAnsi="Times New Roman" w:cs="Times New Roman"/>
          <w:smallCaps/>
          <w:color w:val="000000"/>
          <w:sz w:val="36"/>
          <w:szCs w:val="36"/>
        </w:rPr>
        <w:t>odel (ABM) for C</w:t>
      </w:r>
      <w:r>
        <w:rPr>
          <w:rFonts w:ascii="Times New Roman" w:eastAsia="Times New Roman" w:hAnsi="Times New Roman" w:cs="Times New Roman"/>
          <w:smallCaps/>
          <w:sz w:val="36"/>
          <w:szCs w:val="36"/>
        </w:rPr>
        <w:t>i</w:t>
      </w:r>
      <w:r>
        <w:rPr>
          <w:rFonts w:ascii="Times New Roman" w:eastAsia="Times New Roman" w:hAnsi="Times New Roman" w:cs="Times New Roman"/>
          <w:smallCaps/>
          <w:color w:val="000000"/>
          <w:sz w:val="36"/>
          <w:szCs w:val="36"/>
        </w:rPr>
        <w:t xml:space="preserve">ty-scale traffic simulation: a case study </w:t>
      </w:r>
      <w:r>
        <w:rPr>
          <w:rFonts w:ascii="Times New Roman" w:eastAsia="Times New Roman" w:hAnsi="Times New Roman" w:cs="Times New Roman"/>
          <w:smallCaps/>
          <w:sz w:val="36"/>
          <w:szCs w:val="36"/>
        </w:rPr>
        <w:t>on</w:t>
      </w:r>
      <w:r>
        <w:rPr>
          <w:rFonts w:ascii="Times New Roman" w:eastAsia="Times New Roman" w:hAnsi="Times New Roman" w:cs="Times New Roman"/>
          <w:smallCaps/>
          <w:color w:val="000000"/>
          <w:sz w:val="36"/>
          <w:szCs w:val="36"/>
        </w:rPr>
        <w:t xml:space="preserve"> san </w:t>
      </w:r>
      <w:proofErr w:type="spellStart"/>
      <w:r>
        <w:rPr>
          <w:rFonts w:ascii="Times New Roman" w:eastAsia="Times New Roman" w:hAnsi="Times New Roman" w:cs="Times New Roman"/>
          <w:smallCaps/>
          <w:color w:val="000000"/>
          <w:sz w:val="36"/>
          <w:szCs w:val="36"/>
        </w:rPr>
        <w:t>francisco</w:t>
      </w:r>
      <w:proofErr w:type="spellEnd"/>
    </w:p>
    <w:p w:rsidR="001C6A44" w:rsidRDefault="00A563DC">
      <w:pPr>
        <w:pBdr>
          <w:top w:val="nil"/>
          <w:left w:val="nil"/>
          <w:bottom w:val="nil"/>
          <w:right w:val="nil"/>
          <w:between w:val="nil"/>
        </w:pBdr>
        <w:spacing w:after="24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B. Zhao</w:t>
      </w:r>
      <w:r>
        <w:rPr>
          <w:rFonts w:ascii="Times New Roman" w:eastAsia="Times New Roman" w:hAnsi="Times New Roman" w:cs="Times New Roman"/>
          <w:i/>
          <w:color w:val="000000"/>
          <w:sz w:val="24"/>
          <w:szCs w:val="24"/>
          <w:vertAlign w:val="superscript"/>
        </w:rPr>
        <w:t>1*</w:t>
      </w:r>
      <w:r>
        <w:rPr>
          <w:rFonts w:ascii="Times New Roman" w:eastAsia="Times New Roman" w:hAnsi="Times New Roman" w:cs="Times New Roman"/>
          <w:i/>
          <w:color w:val="000000"/>
          <w:sz w:val="24"/>
          <w:szCs w:val="24"/>
        </w:rPr>
        <w:t>, K. Kumar</w:t>
      </w:r>
      <w:r>
        <w:rPr>
          <w:rFonts w:ascii="Times New Roman" w:eastAsia="Times New Roman" w:hAnsi="Times New Roman" w:cs="Times New Roman"/>
          <w:i/>
          <w:color w:val="000000"/>
          <w:sz w:val="24"/>
          <w:szCs w:val="24"/>
          <w:vertAlign w:val="superscript"/>
        </w:rPr>
        <w:t>2</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sz w:val="24"/>
          <w:szCs w:val="24"/>
        </w:rPr>
        <w:t>G. Casey</w:t>
      </w:r>
      <w:r>
        <w:rPr>
          <w:rFonts w:ascii="Times New Roman" w:eastAsia="Times New Roman" w:hAnsi="Times New Roman" w:cs="Times New Roman"/>
          <w:i/>
          <w:sz w:val="24"/>
          <w:szCs w:val="24"/>
          <w:vertAlign w:val="superscript"/>
        </w:rPr>
        <w:t>1,</w:t>
      </w:r>
      <w:r>
        <w:rPr>
          <w:rFonts w:ascii="Times New Roman" w:eastAsia="Times New Roman" w:hAnsi="Times New Roman" w:cs="Times New Roman"/>
          <w:i/>
          <w:color w:val="000000"/>
          <w:sz w:val="24"/>
          <w:szCs w:val="24"/>
          <w:vertAlign w:val="superscript"/>
        </w:rPr>
        <w:t>3</w:t>
      </w:r>
      <w:r>
        <w:rPr>
          <w:rFonts w:ascii="Times New Roman" w:eastAsia="Times New Roman" w:hAnsi="Times New Roman" w:cs="Times New Roman"/>
          <w:i/>
          <w:color w:val="000000"/>
          <w:sz w:val="24"/>
          <w:szCs w:val="24"/>
        </w:rPr>
        <w:t xml:space="preserve"> and </w:t>
      </w:r>
      <w:r>
        <w:rPr>
          <w:rFonts w:ascii="Times New Roman" w:eastAsia="Times New Roman" w:hAnsi="Times New Roman" w:cs="Times New Roman"/>
          <w:i/>
          <w:sz w:val="24"/>
          <w:szCs w:val="24"/>
        </w:rPr>
        <w:t>K. Soga</w:t>
      </w:r>
      <w:r>
        <w:rPr>
          <w:rFonts w:ascii="Times New Roman" w:eastAsia="Times New Roman" w:hAnsi="Times New Roman" w:cs="Times New Roman"/>
          <w:i/>
          <w:color w:val="000000"/>
          <w:sz w:val="24"/>
          <w:szCs w:val="24"/>
          <w:vertAlign w:val="superscript"/>
        </w:rPr>
        <w:t>4</w:t>
      </w:r>
      <w:r>
        <w:rPr>
          <w:rFonts w:ascii="Times New Roman" w:eastAsia="Times New Roman" w:hAnsi="Times New Roman" w:cs="Times New Roman"/>
          <w:i/>
          <w:color w:val="000000"/>
          <w:sz w:val="24"/>
          <w:szCs w:val="24"/>
        </w:rPr>
        <w:t xml:space="preserve"> </w:t>
      </w:r>
    </w:p>
    <w:p w:rsidR="001C6A44" w:rsidRDefault="00A563DC">
      <w:pPr>
        <w:pBdr>
          <w:top w:val="nil"/>
          <w:left w:val="nil"/>
          <w:bottom w:val="nil"/>
          <w:right w:val="nil"/>
          <w:between w:val="nil"/>
        </w:pBdr>
        <w:spacing w:after="240" w:line="24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vertAlign w:val="superscript"/>
        </w:rPr>
        <w:t xml:space="preserve">1 </w:t>
      </w:r>
      <w:r>
        <w:rPr>
          <w:rFonts w:ascii="Times New Roman" w:eastAsia="Times New Roman" w:hAnsi="Times New Roman" w:cs="Times New Roman"/>
          <w:i/>
          <w:sz w:val="20"/>
          <w:szCs w:val="20"/>
        </w:rPr>
        <w:t>University of Cambridge</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i/>
          <w:sz w:val="20"/>
          <w:szCs w:val="20"/>
        </w:rPr>
        <w:t>Cambridge</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i/>
          <w:sz w:val="20"/>
          <w:szCs w:val="20"/>
        </w:rPr>
        <w:t>UK</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i/>
          <w:color w:val="000000"/>
          <w:sz w:val="20"/>
          <w:szCs w:val="20"/>
        </w:rPr>
        <w:br/>
      </w:r>
      <w:r>
        <w:rPr>
          <w:rFonts w:ascii="Times New Roman" w:eastAsia="Times New Roman" w:hAnsi="Times New Roman" w:cs="Times New Roman"/>
          <w:i/>
          <w:color w:val="000000"/>
          <w:sz w:val="20"/>
          <w:szCs w:val="20"/>
          <w:vertAlign w:val="superscript"/>
        </w:rPr>
        <w:t xml:space="preserve">2 </w:t>
      </w:r>
      <w:r>
        <w:rPr>
          <w:rFonts w:ascii="Times New Roman" w:eastAsia="Times New Roman" w:hAnsi="Times New Roman" w:cs="Times New Roman"/>
          <w:i/>
          <w:sz w:val="20"/>
          <w:szCs w:val="20"/>
        </w:rPr>
        <w:t>University of Texas at Austin</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i/>
          <w:sz w:val="20"/>
          <w:szCs w:val="20"/>
        </w:rPr>
        <w:t>Austin</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i/>
          <w:sz w:val="20"/>
          <w:szCs w:val="20"/>
        </w:rPr>
        <w:t>USA</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i/>
          <w:color w:val="000000"/>
          <w:sz w:val="20"/>
          <w:szCs w:val="20"/>
        </w:rPr>
        <w:br/>
      </w:r>
      <w:r>
        <w:rPr>
          <w:rFonts w:ascii="Times New Roman" w:eastAsia="Times New Roman" w:hAnsi="Times New Roman" w:cs="Times New Roman"/>
          <w:i/>
          <w:sz w:val="20"/>
          <w:szCs w:val="20"/>
          <w:vertAlign w:val="superscript"/>
        </w:rPr>
        <w:t xml:space="preserve">3 </w:t>
      </w:r>
      <w:r>
        <w:rPr>
          <w:rFonts w:ascii="Times New Roman" w:eastAsia="Times New Roman" w:hAnsi="Times New Roman" w:cs="Times New Roman"/>
          <w:i/>
          <w:sz w:val="20"/>
          <w:szCs w:val="20"/>
        </w:rPr>
        <w:t xml:space="preserve">Arup, London, UK </w:t>
      </w:r>
      <w:r>
        <w:rPr>
          <w:rFonts w:ascii="Times New Roman" w:eastAsia="Times New Roman" w:hAnsi="Times New Roman" w:cs="Times New Roman"/>
          <w:i/>
          <w:sz w:val="20"/>
          <w:szCs w:val="20"/>
        </w:rPr>
        <w:br/>
      </w:r>
      <w:r>
        <w:rPr>
          <w:rFonts w:ascii="Times New Roman" w:eastAsia="Times New Roman" w:hAnsi="Times New Roman" w:cs="Times New Roman"/>
          <w:i/>
          <w:sz w:val="20"/>
          <w:szCs w:val="20"/>
          <w:vertAlign w:val="superscript"/>
        </w:rPr>
        <w:t xml:space="preserve">4 </w:t>
      </w:r>
      <w:r>
        <w:rPr>
          <w:rFonts w:ascii="Times New Roman" w:eastAsia="Times New Roman" w:hAnsi="Times New Roman" w:cs="Times New Roman"/>
          <w:i/>
          <w:sz w:val="20"/>
          <w:szCs w:val="20"/>
        </w:rPr>
        <w:t xml:space="preserve">University of California, Berkeley, USA </w:t>
      </w:r>
      <w:r>
        <w:rPr>
          <w:rFonts w:ascii="Times New Roman" w:eastAsia="Times New Roman" w:hAnsi="Times New Roman" w:cs="Times New Roman"/>
          <w:i/>
          <w:color w:val="000000"/>
          <w:sz w:val="20"/>
          <w:szCs w:val="20"/>
        </w:rPr>
        <w:br/>
        <w:t xml:space="preserve">* Corresponding author </w:t>
      </w:r>
    </w:p>
    <w:p w:rsidR="001C6A44" w:rsidRDefault="00A563DC">
      <w:pPr>
        <w:pBdr>
          <w:top w:val="nil"/>
          <w:left w:val="nil"/>
          <w:bottom w:val="nil"/>
          <w:right w:val="nil"/>
          <w:between w:val="nil"/>
        </w:pBdr>
        <w:spacing w:before="200"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color w:val="000000"/>
          <w:sz w:val="18"/>
          <w:szCs w:val="18"/>
        </w:rPr>
        <w:t>ABSTRACT</w:t>
      </w:r>
      <w:r>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sz w:val="18"/>
          <w:szCs w:val="18"/>
        </w:rPr>
        <w:t>Agent-Based Model (ABM) is a promising tool for city-scale traffic simulation to understand the complex behaviour of the entire urban transportation system under different scenarios. In the ABM, traffic is intuitively simulated as movements and interaction</w:t>
      </w:r>
      <w:r>
        <w:rPr>
          <w:rFonts w:ascii="Times New Roman" w:eastAsia="Times New Roman" w:hAnsi="Times New Roman" w:cs="Times New Roman"/>
          <w:sz w:val="18"/>
          <w:szCs w:val="18"/>
        </w:rPr>
        <w:t>s between large numbers of agents, each capable of finding the route for an individual traveller or vehicle. This paper presents such an ABM development to reproduce the traffic patterns of the city of San Francisco. The model features a detailed road netw</w:t>
      </w:r>
      <w:r>
        <w:rPr>
          <w:rFonts w:ascii="Times New Roman" w:eastAsia="Times New Roman" w:hAnsi="Times New Roman" w:cs="Times New Roman"/>
          <w:sz w:val="18"/>
          <w:szCs w:val="18"/>
        </w:rPr>
        <w:t>ork and hour-long simulation time step to capture realistic variations in traffic conditions. Agent speed is determined according to a simplified volume-delay macroscopic relationship, which is more efficient than applying microscopic rules (e.g., car foll</w:t>
      </w:r>
      <w:r>
        <w:rPr>
          <w:rFonts w:ascii="Times New Roman" w:eastAsia="Times New Roman" w:hAnsi="Times New Roman" w:cs="Times New Roman"/>
          <w:sz w:val="18"/>
          <w:szCs w:val="18"/>
        </w:rPr>
        <w:t>owing) for evaluating city-scale traffic conditions. Two particular challenges of building such an ABM are addressed in this paper: data availability and computational cost. The key inputs to the ABM are sourced from standard and publicly available dataset</w:t>
      </w:r>
      <w:r>
        <w:rPr>
          <w:rFonts w:ascii="Times New Roman" w:eastAsia="Times New Roman" w:hAnsi="Times New Roman" w:cs="Times New Roman"/>
          <w:sz w:val="18"/>
          <w:szCs w:val="18"/>
        </w:rPr>
        <w:t>s, including the travel demand surveys published by local transport authorities and the road network data from the OpenStreetMap. In addition, an efficient priority-queue based Dijkstra algorithm is implemented to overcome the computational bottleneck of a</w:t>
      </w:r>
      <w:r>
        <w:rPr>
          <w:rFonts w:ascii="Times New Roman" w:eastAsia="Times New Roman" w:hAnsi="Times New Roman" w:cs="Times New Roman"/>
          <w:sz w:val="18"/>
          <w:szCs w:val="18"/>
        </w:rPr>
        <w:t xml:space="preserve">gent routing. The ABM is designed to </w:t>
      </w:r>
      <w:proofErr w:type="gramStart"/>
      <w:r>
        <w:rPr>
          <w:rFonts w:ascii="Times New Roman" w:eastAsia="Times New Roman" w:hAnsi="Times New Roman" w:cs="Times New Roman"/>
          <w:sz w:val="18"/>
          <w:szCs w:val="18"/>
        </w:rPr>
        <w:t>run on High Performance</w:t>
      </w:r>
      <w:proofErr w:type="gramEnd"/>
      <w:r>
        <w:rPr>
          <w:rFonts w:ascii="Times New Roman" w:eastAsia="Times New Roman" w:hAnsi="Times New Roman" w:cs="Times New Roman"/>
          <w:sz w:val="18"/>
          <w:szCs w:val="18"/>
        </w:rPr>
        <w:t xml:space="preserve"> Computing (HPC) clusters, thereby improving the computational speed significantly. Preliminary validation of the ABM is conducted by comparing its results with a published model. Overall, the ABM</w:t>
      </w:r>
      <w:r>
        <w:rPr>
          <w:rFonts w:ascii="Times New Roman" w:eastAsia="Times New Roman" w:hAnsi="Times New Roman" w:cs="Times New Roman"/>
          <w:sz w:val="18"/>
          <w:szCs w:val="18"/>
        </w:rPr>
        <w:t xml:space="preserve"> has been demonstrated to run efficiently and produce reliable results.</w:t>
      </w:r>
    </w:p>
    <w:p w:rsidR="001C6A44" w:rsidRDefault="001C6A44">
      <w:pPr>
        <w:pBdr>
          <w:top w:val="nil"/>
          <w:left w:val="nil"/>
          <w:bottom w:val="nil"/>
          <w:right w:val="nil"/>
          <w:between w:val="nil"/>
        </w:pBdr>
        <w:spacing w:before="200" w:after="0" w:line="240" w:lineRule="auto"/>
        <w:jc w:val="both"/>
        <w:rPr>
          <w:rFonts w:ascii="Times New Roman" w:eastAsia="Times New Roman" w:hAnsi="Times New Roman" w:cs="Times New Roman"/>
          <w:sz w:val="20"/>
          <w:szCs w:val="20"/>
        </w:rPr>
        <w:sectPr w:rsidR="001C6A44">
          <w:headerReference w:type="default" r:id="rId7"/>
          <w:footerReference w:type="default" r:id="rId8"/>
          <w:headerReference w:type="first" r:id="rId9"/>
          <w:pgSz w:w="11906" w:h="16838"/>
          <w:pgMar w:top="1440" w:right="851" w:bottom="1440" w:left="851" w:header="709" w:footer="709" w:gutter="0"/>
          <w:pgNumType w:start="1"/>
          <w:cols w:space="720"/>
          <w:titlePg/>
        </w:sectPr>
      </w:pPr>
    </w:p>
    <w:p w:rsidR="001C6A44" w:rsidRDefault="00A563DC">
      <w:pPr>
        <w:keepNext/>
        <w:pBdr>
          <w:top w:val="nil"/>
          <w:left w:val="nil"/>
          <w:bottom w:val="nil"/>
          <w:right w:val="nil"/>
          <w:between w:val="nil"/>
        </w:pBdr>
        <w:spacing w:line="240" w:lineRule="auto"/>
        <w:rPr>
          <w:rFonts w:ascii="Times New Roman" w:eastAsia="Times New Roman" w:hAnsi="Times New Roman" w:cs="Times New Roman"/>
          <w:b/>
          <w:color w:val="000000"/>
          <w:sz w:val="24"/>
          <w:szCs w:val="24"/>
        </w:rPr>
      </w:pPr>
      <w:bookmarkStart w:id="0" w:name="gjdgxs" w:colFirst="0" w:colLast="0"/>
      <w:bookmarkEnd w:id="0"/>
      <w:r>
        <w:rPr>
          <w:rFonts w:ascii="Times New Roman" w:eastAsia="Times New Roman" w:hAnsi="Times New Roman" w:cs="Times New Roman"/>
          <w:b/>
          <w:color w:val="000000"/>
          <w:sz w:val="24"/>
          <w:szCs w:val="24"/>
        </w:rPr>
        <w:t>1. Introduction</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Traffic modelling provides an alternative means to forecast distributions and behaviour of traffic under different situations or policy scenarios especially on busy urban roads, where it is impractical to carry out physical experiments. As a result, they</w:t>
      </w:r>
      <w:r>
        <w:rPr>
          <w:rFonts w:ascii="Times New Roman" w:eastAsia="Times New Roman" w:hAnsi="Times New Roman" w:cs="Times New Roman"/>
          <w:color w:val="000000"/>
          <w:sz w:val="20"/>
          <w:szCs w:val="20"/>
        </w:rPr>
        <w:t xml:space="preserve"> are widely used by the transport community to study </w:t>
      </w:r>
      <w:r>
        <w:rPr>
          <w:rFonts w:ascii="Times New Roman" w:eastAsia="Times New Roman" w:hAnsi="Times New Roman" w:cs="Times New Roman"/>
          <w:sz w:val="20"/>
          <w:szCs w:val="20"/>
        </w:rPr>
        <w:t>various</w:t>
      </w:r>
      <w:r>
        <w:rPr>
          <w:rFonts w:ascii="Times New Roman" w:eastAsia="Times New Roman" w:hAnsi="Times New Roman" w:cs="Times New Roman"/>
          <w:color w:val="000000"/>
          <w:sz w:val="20"/>
          <w:szCs w:val="20"/>
        </w:rPr>
        <w:t xml:space="preserve"> short- and long-term </w:t>
      </w:r>
      <w:r>
        <w:rPr>
          <w:rFonts w:ascii="Times New Roman" w:eastAsia="Times New Roman" w:hAnsi="Times New Roman" w:cs="Times New Roman"/>
          <w:sz w:val="20"/>
          <w:szCs w:val="20"/>
        </w:rPr>
        <w:t>dynamics of the</w:t>
      </w:r>
      <w:r>
        <w:rPr>
          <w:rFonts w:ascii="Times New Roman" w:eastAsia="Times New Roman" w:hAnsi="Times New Roman" w:cs="Times New Roman"/>
          <w:color w:val="000000"/>
          <w:sz w:val="20"/>
          <w:szCs w:val="20"/>
        </w:rPr>
        <w:t xml:space="preserve"> urban traffic systems, from the effect of signal control at a single intersection (</w:t>
      </w:r>
      <w:proofErr w:type="spellStart"/>
      <w:r>
        <w:rPr>
          <w:rFonts w:ascii="Times New Roman" w:eastAsia="Times New Roman" w:hAnsi="Times New Roman" w:cs="Times New Roman"/>
          <w:color w:val="000000"/>
          <w:sz w:val="20"/>
          <w:szCs w:val="20"/>
        </w:rPr>
        <w:t>Behrisch</w:t>
      </w:r>
      <w:proofErr w:type="spellEnd"/>
      <w:r>
        <w:rPr>
          <w:rFonts w:ascii="Times New Roman" w:eastAsia="Times New Roman" w:hAnsi="Times New Roman" w:cs="Times New Roman"/>
          <w:color w:val="000000"/>
          <w:sz w:val="20"/>
          <w:szCs w:val="20"/>
        </w:rPr>
        <w:t xml:space="preserve"> et al., 2011) to the flow and congestion distributions in a region</w:t>
      </w:r>
      <w:r>
        <w:rPr>
          <w:rFonts w:ascii="Times New Roman" w:eastAsia="Times New Roman" w:hAnsi="Times New Roman" w:cs="Times New Roman"/>
          <w:color w:val="000000"/>
          <w:sz w:val="20"/>
          <w:szCs w:val="20"/>
        </w:rPr>
        <w:t>al network (</w:t>
      </w:r>
      <w:r>
        <w:rPr>
          <w:rFonts w:ascii="Times New Roman" w:eastAsia="Times New Roman" w:hAnsi="Times New Roman" w:cs="Times New Roman"/>
          <w:sz w:val="20"/>
          <w:szCs w:val="20"/>
        </w:rPr>
        <w:t>Cetin et al., 2003</w:t>
      </w:r>
      <w:r>
        <w:rPr>
          <w:rFonts w:ascii="Times New Roman" w:eastAsia="Times New Roman" w:hAnsi="Times New Roman" w:cs="Times New Roman"/>
          <w:color w:val="000000"/>
          <w:sz w:val="20"/>
          <w:szCs w:val="20"/>
        </w:rPr>
        <w:t xml:space="preserve">). </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Modelling traffic in a road (network) has often been seen as analogous to modelling fluid flow in a pipe (network) (</w:t>
      </w:r>
      <w:proofErr w:type="spellStart"/>
      <w:r>
        <w:rPr>
          <w:rFonts w:ascii="Times New Roman" w:eastAsia="Times New Roman" w:hAnsi="Times New Roman" w:cs="Times New Roman"/>
          <w:sz w:val="20"/>
          <w:szCs w:val="20"/>
        </w:rPr>
        <w:t>Lighthill</w:t>
      </w:r>
      <w:proofErr w:type="spellEnd"/>
      <w:r>
        <w:rPr>
          <w:rFonts w:ascii="Times New Roman" w:eastAsia="Times New Roman" w:hAnsi="Times New Roman" w:cs="Times New Roman"/>
          <w:sz w:val="20"/>
          <w:szCs w:val="20"/>
        </w:rPr>
        <w:t xml:space="preserve"> &amp; Whitham, 1955). However, unlike the many assumptions in the fluid mechanics (conservation of m</w:t>
      </w:r>
      <w:r>
        <w:rPr>
          <w:rFonts w:ascii="Times New Roman" w:eastAsia="Times New Roman" w:hAnsi="Times New Roman" w:cs="Times New Roman"/>
          <w:sz w:val="20"/>
          <w:szCs w:val="20"/>
        </w:rPr>
        <w:t>ass, energy and momentum), the only physical law that governs the traffic flow is the conservation of vehicles (</w:t>
      </w:r>
      <w:proofErr w:type="spellStart"/>
      <w:r>
        <w:rPr>
          <w:rFonts w:ascii="Times New Roman" w:eastAsia="Times New Roman" w:hAnsi="Times New Roman" w:cs="Times New Roman"/>
          <w:sz w:val="20"/>
          <w:szCs w:val="20"/>
        </w:rPr>
        <w:t>Papageorgiou</w:t>
      </w:r>
      <w:proofErr w:type="spellEnd"/>
      <w:r>
        <w:rPr>
          <w:rFonts w:ascii="Times New Roman" w:eastAsia="Times New Roman" w:hAnsi="Times New Roman" w:cs="Times New Roman"/>
          <w:sz w:val="20"/>
          <w:szCs w:val="20"/>
        </w:rPr>
        <w:t>, 1998). This itself is not sufficient to solve for the two sets of variables in a traffic model: speed and density (or headway). As</w:t>
      </w:r>
      <w:r>
        <w:rPr>
          <w:rFonts w:ascii="Times New Roman" w:eastAsia="Times New Roman" w:hAnsi="Times New Roman" w:cs="Times New Roman"/>
          <w:sz w:val="20"/>
          <w:szCs w:val="20"/>
        </w:rPr>
        <w:t xml:space="preserve"> a result, an empirical behaviour rule is introduced to offer additional constraints to the traffic modelling. Based on the level of detail of this behaviour rule, the traffic models can be classified as macroscopic models and microscopic models. Macroscop</w:t>
      </w:r>
      <w:r>
        <w:rPr>
          <w:rFonts w:ascii="Times New Roman" w:eastAsia="Times New Roman" w:hAnsi="Times New Roman" w:cs="Times New Roman"/>
          <w:sz w:val="20"/>
          <w:szCs w:val="20"/>
        </w:rPr>
        <w:t>ic models introduce behaviour constraints on aggregated traffic variables, such as the fundamental diagrams where space-mean-speed adjusts instantaneously to density (</w:t>
      </w:r>
      <w:proofErr w:type="spellStart"/>
      <w:r>
        <w:rPr>
          <w:rFonts w:ascii="Times New Roman" w:eastAsia="Times New Roman" w:hAnsi="Times New Roman" w:cs="Times New Roman"/>
          <w:sz w:val="20"/>
          <w:szCs w:val="20"/>
        </w:rPr>
        <w:t>Lighthill</w:t>
      </w:r>
      <w:proofErr w:type="spellEnd"/>
      <w:r>
        <w:rPr>
          <w:rFonts w:ascii="Times New Roman" w:eastAsia="Times New Roman" w:hAnsi="Times New Roman" w:cs="Times New Roman"/>
          <w:sz w:val="20"/>
          <w:szCs w:val="20"/>
        </w:rPr>
        <w:t xml:space="preserve"> &amp; Whitham, 1955) or higher order models considering the acceleration time for s</w:t>
      </w:r>
      <w:r>
        <w:rPr>
          <w:rFonts w:ascii="Times New Roman" w:eastAsia="Times New Roman" w:hAnsi="Times New Roman" w:cs="Times New Roman"/>
          <w:sz w:val="20"/>
          <w:szCs w:val="20"/>
        </w:rPr>
        <w:t>peed to adjust to density (</w:t>
      </w:r>
      <w:proofErr w:type="spellStart"/>
      <w:r>
        <w:rPr>
          <w:rFonts w:ascii="Times New Roman" w:eastAsia="Times New Roman" w:hAnsi="Times New Roman" w:cs="Times New Roman"/>
          <w:sz w:val="20"/>
          <w:szCs w:val="20"/>
        </w:rPr>
        <w:t>Payen</w:t>
      </w:r>
      <w:proofErr w:type="spellEnd"/>
      <w:r>
        <w:rPr>
          <w:rFonts w:ascii="Times New Roman" w:eastAsia="Times New Roman" w:hAnsi="Times New Roman" w:cs="Times New Roman"/>
          <w:sz w:val="20"/>
          <w:szCs w:val="20"/>
        </w:rPr>
        <w:t xml:space="preserve">, 1979). While in microscopic models, </w:t>
      </w:r>
      <w:proofErr w:type="spellStart"/>
      <w:r>
        <w:rPr>
          <w:rFonts w:ascii="Times New Roman" w:eastAsia="Times New Roman" w:hAnsi="Times New Roman" w:cs="Times New Roman"/>
          <w:sz w:val="20"/>
          <w:szCs w:val="20"/>
        </w:rPr>
        <w:t>behavior</w:t>
      </w:r>
      <w:proofErr w:type="spellEnd"/>
      <w:r>
        <w:rPr>
          <w:rFonts w:ascii="Times New Roman" w:eastAsia="Times New Roman" w:hAnsi="Times New Roman" w:cs="Times New Roman"/>
          <w:sz w:val="20"/>
          <w:szCs w:val="20"/>
        </w:rPr>
        <w:t xml:space="preserve"> rules </w:t>
      </w:r>
      <w:r>
        <w:rPr>
          <w:rFonts w:ascii="Times New Roman" w:eastAsia="Times New Roman" w:hAnsi="Times New Roman" w:cs="Times New Roman"/>
          <w:sz w:val="20"/>
          <w:szCs w:val="20"/>
        </w:rPr>
        <w:t>are targeted at individual cars, such as to keep a safe distance (Pipes, 1953).</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this paper, a</w:t>
      </w:r>
      <w:r>
        <w:rPr>
          <w:rFonts w:ascii="Times New Roman" w:eastAsia="Times New Roman" w:hAnsi="Times New Roman" w:cs="Times New Roman"/>
          <w:sz w:val="20"/>
          <w:szCs w:val="20"/>
        </w:rPr>
        <w:t>n agent-based</w:t>
      </w:r>
      <w:r>
        <w:rPr>
          <w:rFonts w:ascii="Times New Roman" w:eastAsia="Times New Roman" w:hAnsi="Times New Roman" w:cs="Times New Roman"/>
          <w:color w:val="000000"/>
          <w:sz w:val="20"/>
          <w:szCs w:val="20"/>
        </w:rPr>
        <w:t xml:space="preserve"> macroscopic traffic simulation model is built for the city of</w:t>
      </w:r>
      <w:r>
        <w:rPr>
          <w:rFonts w:ascii="Times New Roman" w:eastAsia="Times New Roman" w:hAnsi="Times New Roman" w:cs="Times New Roman"/>
          <w:color w:val="000000"/>
          <w:sz w:val="20"/>
          <w:szCs w:val="20"/>
        </w:rPr>
        <w:t xml:space="preserve"> San Francisco</w:t>
      </w:r>
      <w:r>
        <w:rPr>
          <w:rFonts w:ascii="Times New Roman" w:eastAsia="Times New Roman" w:hAnsi="Times New Roman" w:cs="Times New Roman"/>
          <w:sz w:val="20"/>
          <w:szCs w:val="20"/>
        </w:rPr>
        <w:t>. It serves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in</w:t>
      </w:r>
      <w:r>
        <w:rPr>
          <w:rFonts w:ascii="Times New Roman" w:eastAsia="Times New Roman" w:hAnsi="Times New Roman" w:cs="Times New Roman"/>
          <w:color w:val="000000"/>
          <w:sz w:val="20"/>
          <w:szCs w:val="20"/>
        </w:rPr>
        <w:t xml:space="preserve"> the broader vision of creating a</w:t>
      </w:r>
      <w:r>
        <w:rPr>
          <w:rFonts w:ascii="Times New Roman" w:eastAsia="Times New Roman" w:hAnsi="Times New Roman" w:cs="Times New Roman"/>
          <w:sz w:val="20"/>
          <w:szCs w:val="20"/>
        </w:rPr>
        <w:t xml:space="preserve"> city-scale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infrastructure resiliency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tool, enabling real-time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decisions</w:t>
      </w:r>
      <w:r>
        <w:rPr>
          <w:rFonts w:ascii="Times New Roman" w:eastAsia="Times New Roman" w:hAnsi="Times New Roman" w:cs="Times New Roman"/>
          <w:color w:val="000000"/>
          <w:sz w:val="20"/>
          <w:szCs w:val="20"/>
        </w:rPr>
        <w:t xml:space="preserve"> in response to natural disasters or disruptive events. The traffic </w:t>
      </w:r>
      <w:r>
        <w:rPr>
          <w:rFonts w:ascii="Times New Roman" w:eastAsia="Times New Roman" w:hAnsi="Times New Roman" w:cs="Times New Roman"/>
          <w:sz w:val="20"/>
          <w:szCs w:val="20"/>
        </w:rPr>
        <w:t>simulation is designed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 xml:space="preserve">to balance the abstractions and </w:t>
      </w:r>
      <w:r>
        <w:rPr>
          <w:rFonts w:ascii="Times New Roman" w:eastAsia="Times New Roman" w:hAnsi="Times New Roman" w:cs="Times New Roman"/>
          <w:sz w:val="20"/>
          <w:szCs w:val="20"/>
        </w:rPr>
        <w:t>details in modelling with the goal of achieving efficient city-scale analysis.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The simulation</w:t>
      </w:r>
      <w:r>
        <w:rPr>
          <w:rFonts w:ascii="Times New Roman" w:eastAsia="Times New Roman" w:hAnsi="Times New Roman" w:cs="Times New Roman"/>
          <w:color w:val="000000"/>
          <w:sz w:val="20"/>
          <w:szCs w:val="20"/>
        </w:rPr>
        <w:t xml:space="preserve"> is conducted under the agent-based modelling (ABM) framework, where traffic is intuitively simulated as the movements and interactions between large numbers of ag</w:t>
      </w:r>
      <w:r>
        <w:rPr>
          <w:rFonts w:ascii="Times New Roman" w:eastAsia="Times New Roman" w:hAnsi="Times New Roman" w:cs="Times New Roman"/>
          <w:color w:val="000000"/>
          <w:sz w:val="20"/>
          <w:szCs w:val="20"/>
        </w:rPr>
        <w:t xml:space="preserve">ents, each representing an individual vehicle. The </w:t>
      </w:r>
      <w:r>
        <w:rPr>
          <w:rFonts w:ascii="Times New Roman" w:eastAsia="Times New Roman" w:hAnsi="Times New Roman" w:cs="Times New Roman"/>
          <w:sz w:val="20"/>
          <w:szCs w:val="20"/>
        </w:rPr>
        <w:t>ABM</w:t>
      </w:r>
      <w:r>
        <w:rPr>
          <w:rFonts w:ascii="Times New Roman" w:eastAsia="Times New Roman" w:hAnsi="Times New Roman" w:cs="Times New Roman"/>
          <w:color w:val="000000"/>
          <w:sz w:val="20"/>
          <w:szCs w:val="20"/>
        </w:rPr>
        <w:t xml:space="preserve"> allows individual characters to be </w:t>
      </w:r>
      <w:r>
        <w:rPr>
          <w:rFonts w:ascii="Times New Roman" w:eastAsia="Times New Roman" w:hAnsi="Times New Roman" w:cs="Times New Roman"/>
          <w:sz w:val="20"/>
          <w:szCs w:val="20"/>
        </w:rPr>
        <w:t>incorporated, enabling the inclusion of complex human behaviour observed in the real world (</w:t>
      </w:r>
      <w:proofErr w:type="spellStart"/>
      <w:r>
        <w:rPr>
          <w:rFonts w:ascii="Times New Roman" w:eastAsia="Times New Roman" w:hAnsi="Times New Roman" w:cs="Times New Roman"/>
          <w:sz w:val="20"/>
          <w:szCs w:val="20"/>
        </w:rPr>
        <w:t>Dia</w:t>
      </w:r>
      <w:proofErr w:type="spellEnd"/>
      <w:r>
        <w:rPr>
          <w:rFonts w:ascii="Times New Roman" w:eastAsia="Times New Roman" w:hAnsi="Times New Roman" w:cs="Times New Roman"/>
          <w:sz w:val="20"/>
          <w:szCs w:val="20"/>
        </w:rPr>
        <w:t xml:space="preserve">, 2002). However, agent mobility is based on the simplified assumption </w:t>
      </w:r>
      <w:r>
        <w:rPr>
          <w:rFonts w:ascii="Times New Roman" w:eastAsia="Times New Roman" w:hAnsi="Times New Roman" w:cs="Times New Roman"/>
          <w:sz w:val="20"/>
          <w:szCs w:val="20"/>
        </w:rPr>
        <w:t>of</w:t>
      </w:r>
      <w:r>
        <w:rPr>
          <w:rFonts w:ascii="Times New Roman" w:eastAsia="Times New Roman" w:hAnsi="Times New Roman" w:cs="Times New Roman"/>
          <w:color w:val="000000"/>
          <w:sz w:val="20"/>
          <w:szCs w:val="20"/>
        </w:rPr>
        <w:t xml:space="preserve"> volume-delay relationship between macroscopic variables (flow and average speed). This </w:t>
      </w:r>
      <w:r>
        <w:rPr>
          <w:rFonts w:ascii="Times New Roman" w:eastAsia="Times New Roman" w:hAnsi="Times New Roman" w:cs="Times New Roman"/>
          <w:sz w:val="20"/>
          <w:szCs w:val="20"/>
        </w:rPr>
        <w:t>simplification</w:t>
      </w:r>
      <w:r>
        <w:rPr>
          <w:rFonts w:ascii="Times New Roman" w:eastAsia="Times New Roman" w:hAnsi="Times New Roman" w:cs="Times New Roman"/>
          <w:color w:val="000000"/>
          <w:sz w:val="20"/>
          <w:szCs w:val="20"/>
        </w:rPr>
        <w:t xml:space="preserve"> allows simulation to be carried out more efficiently </w:t>
      </w:r>
      <w:r>
        <w:rPr>
          <w:rFonts w:ascii="Times New Roman" w:eastAsia="Times New Roman" w:hAnsi="Times New Roman" w:cs="Times New Roman"/>
          <w:sz w:val="20"/>
          <w:szCs w:val="20"/>
        </w:rPr>
        <w:t>to suit the needs of</w:t>
      </w:r>
      <w:r>
        <w:rPr>
          <w:rFonts w:ascii="Times New Roman" w:eastAsia="Times New Roman" w:hAnsi="Times New Roman" w:cs="Times New Roman"/>
          <w:color w:val="000000"/>
          <w:sz w:val="20"/>
          <w:szCs w:val="20"/>
        </w:rPr>
        <w:t xml:space="preserve"> real-time modelling, forecast and </w:t>
      </w:r>
      <w:r>
        <w:rPr>
          <w:rFonts w:ascii="Times New Roman" w:eastAsia="Times New Roman" w:hAnsi="Times New Roman" w:cs="Times New Roman"/>
          <w:sz w:val="20"/>
          <w:szCs w:val="20"/>
        </w:rPr>
        <w:t>decision making</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Travel demand i</w:t>
      </w:r>
      <w:r>
        <w:rPr>
          <w:rFonts w:ascii="Times New Roman" w:eastAsia="Times New Roman" w:hAnsi="Times New Roman" w:cs="Times New Roman"/>
          <w:color w:val="000000"/>
          <w:sz w:val="20"/>
          <w:szCs w:val="20"/>
        </w:rPr>
        <w:t>n this stud</w:t>
      </w:r>
      <w:r>
        <w:rPr>
          <w:rFonts w:ascii="Times New Roman" w:eastAsia="Times New Roman" w:hAnsi="Times New Roman" w:cs="Times New Roman"/>
          <w:color w:val="000000"/>
          <w:sz w:val="20"/>
          <w:szCs w:val="20"/>
        </w:rPr>
        <w:t>y is tr</w:t>
      </w:r>
      <w:r>
        <w:rPr>
          <w:rFonts w:ascii="Times New Roman" w:eastAsia="Times New Roman" w:hAnsi="Times New Roman" w:cs="Times New Roman"/>
          <w:sz w:val="20"/>
          <w:szCs w:val="20"/>
        </w:rPr>
        <w:t>ip-based.</w:t>
      </w:r>
      <w:r>
        <w:rPr>
          <w:rFonts w:ascii="Times New Roman" w:eastAsia="Times New Roman" w:hAnsi="Times New Roman" w:cs="Times New Roman"/>
          <w:color w:val="000000"/>
          <w:sz w:val="20"/>
          <w:szCs w:val="20"/>
        </w:rPr>
        <w:t xml:space="preserve"> However, with the detailed network representation and the fast simulation speed, the model </w:t>
      </w:r>
      <w:r>
        <w:rPr>
          <w:rFonts w:ascii="Times New Roman" w:eastAsia="Times New Roman" w:hAnsi="Times New Roman" w:cs="Times New Roman"/>
          <w:sz w:val="20"/>
          <w:szCs w:val="20"/>
        </w:rPr>
        <w:t>can also be adapted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for</w:t>
      </w:r>
      <w:r>
        <w:rPr>
          <w:rFonts w:ascii="Times New Roman" w:eastAsia="Times New Roman" w:hAnsi="Times New Roman" w:cs="Times New Roman"/>
          <w:color w:val="000000"/>
          <w:sz w:val="20"/>
          <w:szCs w:val="20"/>
        </w:rPr>
        <w:t xml:space="preserve"> activity-based simulations in the future (Bowman &amp; Ben-</w:t>
      </w:r>
      <w:proofErr w:type="spellStart"/>
      <w:r>
        <w:rPr>
          <w:rFonts w:ascii="Times New Roman" w:eastAsia="Times New Roman" w:hAnsi="Times New Roman" w:cs="Times New Roman"/>
          <w:color w:val="000000"/>
          <w:sz w:val="20"/>
          <w:szCs w:val="20"/>
        </w:rPr>
        <w:t>Akiva</w:t>
      </w:r>
      <w:proofErr w:type="spellEnd"/>
      <w:r>
        <w:rPr>
          <w:rFonts w:ascii="Times New Roman" w:eastAsia="Times New Roman" w:hAnsi="Times New Roman" w:cs="Times New Roman"/>
          <w:color w:val="000000"/>
          <w:sz w:val="20"/>
          <w:szCs w:val="20"/>
        </w:rPr>
        <w:t>, 2</w:t>
      </w:r>
      <w:r>
        <w:rPr>
          <w:rFonts w:ascii="Times New Roman" w:eastAsia="Times New Roman" w:hAnsi="Times New Roman" w:cs="Times New Roman"/>
          <w:sz w:val="20"/>
          <w:szCs w:val="20"/>
        </w:rPr>
        <w:t>001</w:t>
      </w:r>
      <w:r>
        <w:rPr>
          <w:rFonts w:ascii="Times New Roman" w:eastAsia="Times New Roman" w:hAnsi="Times New Roman" w:cs="Times New Roman"/>
          <w:color w:val="000000"/>
          <w:sz w:val="20"/>
          <w:szCs w:val="20"/>
        </w:rPr>
        <w:t>).</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This paper addresses t</w:t>
      </w:r>
      <w:r>
        <w:rPr>
          <w:rFonts w:ascii="Times New Roman" w:eastAsia="Times New Roman" w:hAnsi="Times New Roman" w:cs="Times New Roman"/>
          <w:color w:val="000000"/>
          <w:sz w:val="20"/>
          <w:szCs w:val="20"/>
        </w:rPr>
        <w:t xml:space="preserve">wo major challenges of building </w:t>
      </w:r>
      <w:r>
        <w:rPr>
          <w:rFonts w:ascii="Times New Roman" w:eastAsia="Times New Roman" w:hAnsi="Times New Roman" w:cs="Times New Roman"/>
          <w:sz w:val="20"/>
          <w:szCs w:val="20"/>
        </w:rPr>
        <w:t>t</w:t>
      </w:r>
      <w:r>
        <w:rPr>
          <w:rFonts w:ascii="Times New Roman" w:eastAsia="Times New Roman" w:hAnsi="Times New Roman" w:cs="Times New Roman"/>
          <w:sz w:val="20"/>
          <w:szCs w:val="20"/>
        </w:rPr>
        <w:t>he city-scale macroscopic ABM: data availability and computational cost</w:t>
      </w:r>
      <w:r>
        <w:rPr>
          <w:rFonts w:ascii="Times New Roman" w:eastAsia="Times New Roman" w:hAnsi="Times New Roman" w:cs="Times New Roman"/>
          <w:color w:val="000000"/>
          <w:sz w:val="20"/>
          <w:szCs w:val="20"/>
        </w:rPr>
        <w:t xml:space="preserve">. First of all, in Section 2, it is discussed of how to obtain a cleaned network from the OpenStreetMap </w:t>
      </w:r>
      <w:r>
        <w:rPr>
          <w:rFonts w:ascii="Times New Roman" w:eastAsia="Times New Roman" w:hAnsi="Times New Roman" w:cs="Times New Roman"/>
          <w:sz w:val="20"/>
          <w:szCs w:val="20"/>
        </w:rPr>
        <w:t>and</w:t>
      </w:r>
      <w:r>
        <w:rPr>
          <w:rFonts w:ascii="Times New Roman" w:eastAsia="Times New Roman" w:hAnsi="Times New Roman" w:cs="Times New Roman"/>
          <w:color w:val="000000"/>
          <w:sz w:val="20"/>
          <w:szCs w:val="20"/>
        </w:rPr>
        <w:t xml:space="preserve"> the agent-level disaggregate travel demand from travel surveys with </w:t>
      </w:r>
      <w:r>
        <w:rPr>
          <w:rFonts w:ascii="Times New Roman" w:eastAsia="Times New Roman" w:hAnsi="Times New Roman" w:cs="Times New Roman"/>
          <w:color w:val="000000"/>
          <w:sz w:val="20"/>
          <w:szCs w:val="20"/>
        </w:rPr>
        <w:lastRenderedPageBreak/>
        <w:t>aggregate</w:t>
      </w:r>
      <w:r>
        <w:rPr>
          <w:rFonts w:ascii="Times New Roman" w:eastAsia="Times New Roman" w:hAnsi="Times New Roman" w:cs="Times New Roman"/>
          <w:color w:val="000000"/>
          <w:sz w:val="20"/>
          <w:szCs w:val="20"/>
        </w:rPr>
        <w:t xml:space="preserve">d data. Next, in Section 3, the traffic modelling framework is presented, </w:t>
      </w:r>
      <w:r>
        <w:rPr>
          <w:rFonts w:ascii="Times New Roman" w:eastAsia="Times New Roman" w:hAnsi="Times New Roman" w:cs="Times New Roman"/>
          <w:sz w:val="20"/>
          <w:szCs w:val="20"/>
        </w:rPr>
        <w:t>as well as</w:t>
      </w:r>
      <w:r>
        <w:rPr>
          <w:rFonts w:ascii="Times New Roman" w:eastAsia="Times New Roman" w:hAnsi="Times New Roman" w:cs="Times New Roman"/>
          <w:color w:val="000000"/>
          <w:sz w:val="20"/>
          <w:szCs w:val="20"/>
        </w:rPr>
        <w:t xml:space="preserve"> the computational performance after implementing an efficient priority-queue based Dijkstra algorithm. Section 4 presents the simulation results and validations against of</w:t>
      </w:r>
      <w:r>
        <w:rPr>
          <w:rFonts w:ascii="Times New Roman" w:eastAsia="Times New Roman" w:hAnsi="Times New Roman" w:cs="Times New Roman"/>
          <w:color w:val="000000"/>
          <w:sz w:val="20"/>
          <w:szCs w:val="20"/>
        </w:rPr>
        <w:t>ficial models. The</w:t>
      </w:r>
      <w:r>
        <w:rPr>
          <w:rFonts w:ascii="Times New Roman" w:eastAsia="Times New Roman" w:hAnsi="Times New Roman" w:cs="Times New Roman"/>
          <w:sz w:val="20"/>
          <w:szCs w:val="20"/>
        </w:rPr>
        <w:t xml:space="preserve"> conclusions are summarised</w:t>
      </w:r>
      <w:del w:id="1" w:author="Kenichi Soga" w:date="2019-01-13T10:16:00Z">
        <w:r w:rsidDel="00B6687C">
          <w:rPr>
            <w:rFonts w:ascii="Times New Roman" w:eastAsia="Times New Roman" w:hAnsi="Times New Roman" w:cs="Times New Roman"/>
            <w:sz w:val="20"/>
            <w:szCs w:val="20"/>
          </w:rPr>
          <w:delText xml:space="preserve"> </w:delText>
        </w:r>
      </w:del>
      <w:r>
        <w:rPr>
          <w:rFonts w:ascii="Times New Roman" w:eastAsia="Times New Roman" w:hAnsi="Times New Roman" w:cs="Times New Roman"/>
          <w:color w:val="000000"/>
          <w:sz w:val="20"/>
          <w:szCs w:val="20"/>
        </w:rPr>
        <w:t xml:space="preserve"> in Section 5</w:t>
      </w:r>
      <w:r>
        <w:rPr>
          <w:rFonts w:ascii="Times New Roman" w:eastAsia="Times New Roman" w:hAnsi="Times New Roman" w:cs="Times New Roman"/>
          <w:sz w:val="20"/>
          <w:szCs w:val="20"/>
        </w:rPr>
        <w:t>.</w:t>
      </w:r>
    </w:p>
    <w:p w:rsidR="001C6A44" w:rsidRDefault="00A563DC">
      <w:pPr>
        <w:keepNext/>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 Data</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Two types of data are </w:t>
      </w:r>
      <w:r>
        <w:rPr>
          <w:rFonts w:ascii="Times New Roman" w:eastAsia="Times New Roman" w:hAnsi="Times New Roman" w:cs="Times New Roman"/>
          <w:sz w:val="20"/>
          <w:szCs w:val="20"/>
        </w:rPr>
        <w:t>required</w:t>
      </w:r>
      <w:r>
        <w:rPr>
          <w:rFonts w:ascii="Times New Roman" w:eastAsia="Times New Roman" w:hAnsi="Times New Roman" w:cs="Times New Roman"/>
          <w:color w:val="000000"/>
          <w:sz w:val="20"/>
          <w:szCs w:val="20"/>
        </w:rPr>
        <w:t xml:space="preserve"> for the </w:t>
      </w:r>
      <w:r>
        <w:rPr>
          <w:rFonts w:ascii="Times New Roman" w:eastAsia="Times New Roman" w:hAnsi="Times New Roman" w:cs="Times New Roman"/>
          <w:sz w:val="20"/>
          <w:szCs w:val="20"/>
        </w:rPr>
        <w:t>agent</w:t>
      </w:r>
      <w:r>
        <w:rPr>
          <w:rFonts w:ascii="Times New Roman" w:eastAsia="Times New Roman" w:hAnsi="Times New Roman" w:cs="Times New Roman"/>
          <w:color w:val="000000"/>
          <w:sz w:val="20"/>
          <w:szCs w:val="20"/>
        </w:rPr>
        <w:t xml:space="preserve">-based macroscopic traffic simulations: the network </w:t>
      </w:r>
      <w:r>
        <w:rPr>
          <w:rFonts w:ascii="Times New Roman" w:eastAsia="Times New Roman" w:hAnsi="Times New Roman" w:cs="Times New Roman"/>
          <w:sz w:val="20"/>
          <w:szCs w:val="20"/>
        </w:rPr>
        <w:t>properties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topology</w:t>
      </w:r>
      <w:r>
        <w:rPr>
          <w:rFonts w:ascii="Times New Roman" w:eastAsia="Times New Roman" w:hAnsi="Times New Roman" w:cs="Times New Roman"/>
          <w:color w:val="000000"/>
          <w:sz w:val="20"/>
          <w:szCs w:val="20"/>
        </w:rPr>
        <w:t xml:space="preserve">, capacity, speed limit, …) and the travel demand (origin, destination, departure time, …). This section details the </w:t>
      </w:r>
      <w:r>
        <w:rPr>
          <w:rFonts w:ascii="Times New Roman" w:eastAsia="Times New Roman" w:hAnsi="Times New Roman" w:cs="Times New Roman"/>
          <w:sz w:val="20"/>
          <w:szCs w:val="20"/>
        </w:rPr>
        <w:t>process</w:t>
      </w:r>
      <w:r>
        <w:rPr>
          <w:rFonts w:ascii="Times New Roman" w:eastAsia="Times New Roman" w:hAnsi="Times New Roman" w:cs="Times New Roman"/>
          <w:color w:val="000000"/>
          <w:sz w:val="20"/>
          <w:szCs w:val="20"/>
        </w:rPr>
        <w:t xml:space="preserve"> of data collection from openly available data sources as well as the assumptions involved in data processing.</w:t>
      </w:r>
    </w:p>
    <w:p w:rsidR="001C6A44" w:rsidRDefault="00A563DC">
      <w:pPr>
        <w:keepNext/>
        <w:pBdr>
          <w:top w:val="nil"/>
          <w:left w:val="nil"/>
          <w:bottom w:val="nil"/>
          <w:right w:val="nil"/>
          <w:between w:val="nil"/>
        </w:pBdr>
        <w:spacing w:after="60" w:line="240" w:lineRule="auto"/>
        <w:rPr>
          <w:rFonts w:ascii="Times New Roman" w:eastAsia="Times New Roman" w:hAnsi="Times New Roman" w:cs="Times New Roman"/>
          <w:i/>
          <w:color w:val="000000"/>
        </w:rPr>
      </w:pPr>
      <w:r>
        <w:rPr>
          <w:rFonts w:ascii="Times New Roman" w:eastAsia="Times New Roman" w:hAnsi="Times New Roman" w:cs="Times New Roman"/>
          <w:i/>
          <w:color w:val="000000"/>
        </w:rPr>
        <w:t>2.1 Network supply from the OpenStreetMap (OSM)</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OpenStreetMap (OSM) is a popular service </w:t>
      </w:r>
      <w:r>
        <w:rPr>
          <w:rFonts w:ascii="Times New Roman" w:eastAsia="Times New Roman" w:hAnsi="Times New Roman" w:cs="Times New Roman"/>
          <w:sz w:val="20"/>
          <w:szCs w:val="20"/>
        </w:rPr>
        <w:t>that offers</w:t>
      </w:r>
      <w:r>
        <w:rPr>
          <w:rFonts w:ascii="Times New Roman" w:eastAsia="Times New Roman" w:hAnsi="Times New Roman" w:cs="Times New Roman"/>
          <w:color w:val="000000"/>
          <w:sz w:val="20"/>
          <w:szCs w:val="20"/>
        </w:rPr>
        <w:t xml:space="preserve"> free editable digital map </w:t>
      </w:r>
      <w:r>
        <w:rPr>
          <w:rFonts w:ascii="Times New Roman" w:eastAsia="Times New Roman" w:hAnsi="Times New Roman" w:cs="Times New Roman"/>
          <w:sz w:val="20"/>
          <w:szCs w:val="20"/>
        </w:rPr>
        <w:t>of</w:t>
      </w:r>
      <w:r>
        <w:rPr>
          <w:rFonts w:ascii="Times New Roman" w:eastAsia="Times New Roman" w:hAnsi="Times New Roman" w:cs="Times New Roman"/>
          <w:color w:val="000000"/>
          <w:sz w:val="20"/>
          <w:szCs w:val="20"/>
        </w:rPr>
        <w:t xml:space="preserve"> the world. Map data on the OSM come from public domain </w:t>
      </w:r>
      <w:proofErr w:type="spellStart"/>
      <w:r>
        <w:rPr>
          <w:rFonts w:ascii="Times New Roman" w:eastAsia="Times New Roman" w:hAnsi="Times New Roman" w:cs="Times New Roman"/>
          <w:color w:val="000000"/>
          <w:sz w:val="20"/>
          <w:szCs w:val="20"/>
        </w:rPr>
        <w:t>mapsets</w:t>
      </w:r>
      <w:proofErr w:type="spellEnd"/>
      <w:r>
        <w:rPr>
          <w:rFonts w:ascii="Times New Roman" w:eastAsia="Times New Roman" w:hAnsi="Times New Roman" w:cs="Times New Roman"/>
          <w:color w:val="000000"/>
          <w:sz w:val="20"/>
          <w:szCs w:val="20"/>
        </w:rPr>
        <w:t xml:space="preserve">, licensed aerial imageries or GPS </w:t>
      </w:r>
      <w:proofErr w:type="spellStart"/>
      <w:r>
        <w:rPr>
          <w:rFonts w:ascii="Times New Roman" w:eastAsia="Times New Roman" w:hAnsi="Times New Roman" w:cs="Times New Roman"/>
          <w:color w:val="000000"/>
          <w:sz w:val="20"/>
          <w:szCs w:val="20"/>
        </w:rPr>
        <w:t>tracelogs</w:t>
      </w:r>
      <w:proofErr w:type="spellEnd"/>
      <w:r>
        <w:rPr>
          <w:rFonts w:ascii="Times New Roman" w:eastAsia="Times New Roman" w:hAnsi="Times New Roman" w:cs="Times New Roman"/>
          <w:color w:val="000000"/>
          <w:sz w:val="20"/>
          <w:szCs w:val="20"/>
        </w:rPr>
        <w:t xml:space="preserve"> uploaded by volunte</w:t>
      </w:r>
      <w:r>
        <w:rPr>
          <w:rFonts w:ascii="Times New Roman" w:eastAsia="Times New Roman" w:hAnsi="Times New Roman" w:cs="Times New Roman"/>
          <w:color w:val="000000"/>
          <w:sz w:val="20"/>
          <w:szCs w:val="20"/>
        </w:rPr>
        <w:t xml:space="preserve">ers (OSM </w:t>
      </w:r>
      <w:r>
        <w:rPr>
          <w:rFonts w:ascii="Times New Roman" w:eastAsia="Times New Roman" w:hAnsi="Times New Roman" w:cs="Times New Roman"/>
          <w:sz w:val="20"/>
          <w:szCs w:val="20"/>
        </w:rPr>
        <w:t>Wiki, 2017</w:t>
      </w:r>
      <w:r>
        <w:rPr>
          <w:rFonts w:ascii="Times New Roman" w:eastAsia="Times New Roman" w:hAnsi="Times New Roman" w:cs="Times New Roman"/>
          <w:color w:val="000000"/>
          <w:sz w:val="20"/>
          <w:szCs w:val="20"/>
        </w:rPr>
        <w:t>). In the US, where the study area is locate</w:t>
      </w:r>
      <w:r>
        <w:rPr>
          <w:rFonts w:ascii="Times New Roman" w:eastAsia="Times New Roman" w:hAnsi="Times New Roman" w:cs="Times New Roman"/>
          <w:sz w:val="20"/>
          <w:szCs w:val="20"/>
        </w:rPr>
        <w:t>d</w:t>
      </w:r>
      <w:r>
        <w:rPr>
          <w:rFonts w:ascii="Times New Roman" w:eastAsia="Times New Roman" w:hAnsi="Times New Roman" w:cs="Times New Roman"/>
          <w:color w:val="000000"/>
          <w:sz w:val="20"/>
          <w:szCs w:val="20"/>
        </w:rPr>
        <w:t xml:space="preserve">, the OSM road network was initially populated by the public domain TIGER maps in 2007/08 and has been gradually </w:t>
      </w:r>
      <w:r>
        <w:rPr>
          <w:rFonts w:ascii="Times New Roman" w:eastAsia="Times New Roman" w:hAnsi="Times New Roman" w:cs="Times New Roman"/>
          <w:sz w:val="20"/>
          <w:szCs w:val="20"/>
        </w:rPr>
        <w:t>updated</w:t>
      </w:r>
      <w:r>
        <w:rPr>
          <w:rFonts w:ascii="Times New Roman" w:eastAsia="Times New Roman" w:hAnsi="Times New Roman" w:cs="Times New Roman"/>
          <w:color w:val="000000"/>
          <w:sz w:val="20"/>
          <w:szCs w:val="20"/>
        </w:rPr>
        <w:t xml:space="preserve"> by the community over the years. The good level of completion and stand</w:t>
      </w:r>
      <w:r>
        <w:rPr>
          <w:rFonts w:ascii="Times New Roman" w:eastAsia="Times New Roman" w:hAnsi="Times New Roman" w:cs="Times New Roman"/>
          <w:color w:val="000000"/>
          <w:sz w:val="20"/>
          <w:szCs w:val="20"/>
        </w:rPr>
        <w:t>ard data format have made the OSM a</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useful netw</w:t>
      </w:r>
      <w:r>
        <w:rPr>
          <w:rFonts w:ascii="Times New Roman" w:eastAsia="Times New Roman" w:hAnsi="Times New Roman" w:cs="Times New Roman"/>
          <w:sz w:val="20"/>
          <w:szCs w:val="20"/>
        </w:rPr>
        <w:t>ork dataset</w:t>
      </w:r>
      <w:r>
        <w:rPr>
          <w:rFonts w:ascii="Times New Roman" w:eastAsia="Times New Roman" w:hAnsi="Times New Roman" w:cs="Times New Roman"/>
          <w:color w:val="000000"/>
          <w:sz w:val="20"/>
          <w:szCs w:val="20"/>
        </w:rPr>
        <w:t xml:space="preserve"> used in many previous transportation studies, including the microscopic traffic simulation package SUMO (</w:t>
      </w:r>
      <w:proofErr w:type="spellStart"/>
      <w:r>
        <w:rPr>
          <w:rFonts w:ascii="Times New Roman" w:eastAsia="Times New Roman" w:hAnsi="Times New Roman" w:cs="Times New Roman"/>
          <w:color w:val="000000"/>
          <w:sz w:val="20"/>
          <w:szCs w:val="20"/>
        </w:rPr>
        <w:t>Behrisch</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Bieker</w:t>
      </w:r>
      <w:proofErr w:type="spellEnd"/>
      <w:r>
        <w:rPr>
          <w:rFonts w:ascii="Times New Roman" w:eastAsia="Times New Roman" w:hAnsi="Times New Roman" w:cs="Times New Roman"/>
          <w:color w:val="000000"/>
          <w:sz w:val="20"/>
          <w:szCs w:val="20"/>
        </w:rPr>
        <w:t xml:space="preserve"> and Erdmann, 2011) and </w:t>
      </w:r>
      <w:proofErr w:type="spellStart"/>
      <w:r>
        <w:rPr>
          <w:rFonts w:ascii="Times New Roman" w:eastAsia="Times New Roman" w:hAnsi="Times New Roman" w:cs="Times New Roman"/>
          <w:color w:val="000000"/>
          <w:sz w:val="20"/>
          <w:szCs w:val="20"/>
        </w:rPr>
        <w:t>OSMnx</w:t>
      </w:r>
      <w:proofErr w:type="spellEnd"/>
      <w:r>
        <w:rPr>
          <w:rFonts w:ascii="Times New Roman" w:eastAsia="Times New Roman" w:hAnsi="Times New Roman" w:cs="Times New Roman"/>
          <w:color w:val="000000"/>
          <w:sz w:val="20"/>
          <w:szCs w:val="20"/>
        </w:rPr>
        <w:t xml:space="preserve">, a comprehensive Python tool for downloading, </w:t>
      </w:r>
      <w:r>
        <w:rPr>
          <w:rFonts w:ascii="Times New Roman" w:eastAsia="Times New Roman" w:hAnsi="Times New Roman" w:cs="Times New Roman"/>
          <w:color w:val="000000"/>
          <w:sz w:val="20"/>
          <w:szCs w:val="20"/>
        </w:rPr>
        <w:t>cleaning, analysing and visualising street networks (Boeing, 2017).</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Downloading the OSM road network</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OSM road network can be conveniently filtered and downloaded with the Overpass API (Overpass API </w:t>
      </w:r>
      <w:r>
        <w:rPr>
          <w:rFonts w:ascii="Times New Roman" w:eastAsia="Times New Roman" w:hAnsi="Times New Roman" w:cs="Times New Roman"/>
          <w:sz w:val="20"/>
          <w:szCs w:val="20"/>
        </w:rPr>
        <w:t>Wiki, 2018</w:t>
      </w:r>
      <w:r>
        <w:rPr>
          <w:rFonts w:ascii="Times New Roman" w:eastAsia="Times New Roman" w:hAnsi="Times New Roman" w:cs="Times New Roman"/>
          <w:color w:val="000000"/>
          <w:sz w:val="20"/>
          <w:szCs w:val="20"/>
        </w:rPr>
        <w:t xml:space="preserve">). Figure 1 shows the Overpass Query Language (QL) script used to download the road network for San Francisco. Map features in the OSM are </w:t>
      </w:r>
      <w:r>
        <w:rPr>
          <w:rFonts w:ascii="Times New Roman" w:eastAsia="Times New Roman" w:hAnsi="Times New Roman" w:cs="Times New Roman"/>
          <w:sz w:val="20"/>
          <w:szCs w:val="20"/>
        </w:rPr>
        <w:t>denote</w:t>
      </w:r>
      <w:r>
        <w:rPr>
          <w:rFonts w:ascii="Times New Roman" w:eastAsia="Times New Roman" w:hAnsi="Times New Roman" w:cs="Times New Roman"/>
          <w:sz w:val="20"/>
          <w:szCs w:val="20"/>
        </w:rPr>
        <w:t>d by tags, such as “building”, “railway”, “power”, “waterway”, etc.</w:t>
      </w:r>
      <w:r>
        <w:rPr>
          <w:rFonts w:ascii="Times New Roman" w:eastAsia="Times New Roman" w:hAnsi="Times New Roman" w:cs="Times New Roman"/>
          <w:color w:val="000000"/>
          <w:sz w:val="20"/>
          <w:szCs w:val="20"/>
        </w:rPr>
        <w:t xml:space="preserve"> In particular, the </w:t>
      </w:r>
      <w:r>
        <w:rPr>
          <w:rFonts w:ascii="Times New Roman" w:eastAsia="Times New Roman" w:hAnsi="Times New Roman" w:cs="Times New Roman"/>
          <w:sz w:val="20"/>
          <w:szCs w:val="20"/>
        </w:rPr>
        <w:t>“highway” tag identifies all roads and footpaths</w:t>
      </w:r>
      <w:r>
        <w:rPr>
          <w:rFonts w:ascii="Times New Roman" w:eastAsia="Times New Roman" w:hAnsi="Times New Roman" w:cs="Times New Roman"/>
          <w:color w:val="000000"/>
          <w:sz w:val="20"/>
          <w:szCs w:val="20"/>
        </w:rPr>
        <w:t xml:space="preserve">, which not only </w:t>
      </w:r>
      <w:r>
        <w:rPr>
          <w:rFonts w:ascii="Times New Roman" w:eastAsia="Times New Roman" w:hAnsi="Times New Roman" w:cs="Times New Roman"/>
          <w:sz w:val="20"/>
          <w:szCs w:val="20"/>
        </w:rPr>
        <w:t xml:space="preserve">includes </w:t>
      </w:r>
      <w:r>
        <w:rPr>
          <w:rFonts w:ascii="Times New Roman" w:eastAsia="Times New Roman" w:hAnsi="Times New Roman" w:cs="Times New Roman"/>
          <w:color w:val="000000"/>
          <w:sz w:val="20"/>
          <w:szCs w:val="20"/>
        </w:rPr>
        <w:t>the real highways but also residential roads and pedestrian-only paths (OSM Wiki, 2018).</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The “w</w:t>
      </w:r>
      <w:r>
        <w:rPr>
          <w:rFonts w:ascii="Times New Roman" w:eastAsia="Times New Roman" w:hAnsi="Times New Roman" w:cs="Times New Roman"/>
          <w:color w:val="000000"/>
          <w:sz w:val="20"/>
          <w:szCs w:val="20"/>
        </w:rPr>
        <w:t>ay[highway]” in the QL script selects all the roads in the given bounding box. Appendix A provides an example of the downloaded road network data in the JSON (JavaScript Object Notation) output format.</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3170507" cy="865728"/>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t="26416" b="37176"/>
                    <a:stretch>
                      <a:fillRect/>
                    </a:stretch>
                  </pic:blipFill>
                  <pic:spPr>
                    <a:xfrm>
                      <a:off x="0" y="0"/>
                      <a:ext cx="3170507" cy="865728"/>
                    </a:xfrm>
                    <a:prstGeom prst="rect">
                      <a:avLst/>
                    </a:prstGeom>
                    <a:ln/>
                  </pic:spPr>
                </pic:pic>
              </a:graphicData>
            </a:graphic>
          </wp:inline>
        </w:drawing>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Figure 1. Overpass QL </w:t>
      </w:r>
      <w:r>
        <w:rPr>
          <w:rFonts w:ascii="Times New Roman" w:eastAsia="Times New Roman" w:hAnsi="Times New Roman" w:cs="Times New Roman"/>
          <w:sz w:val="20"/>
          <w:szCs w:val="20"/>
        </w:rPr>
        <w:t>script</w:t>
      </w:r>
      <w:r>
        <w:rPr>
          <w:rFonts w:ascii="Times New Roman" w:eastAsia="Times New Roman" w:hAnsi="Times New Roman" w:cs="Times New Roman"/>
          <w:color w:val="000000"/>
          <w:sz w:val="20"/>
          <w:szCs w:val="20"/>
        </w:rPr>
        <w:t xml:space="preserve"> to download the San Fra</w:t>
      </w:r>
      <w:r>
        <w:rPr>
          <w:rFonts w:ascii="Times New Roman" w:eastAsia="Times New Roman" w:hAnsi="Times New Roman" w:cs="Times New Roman"/>
          <w:color w:val="000000"/>
          <w:sz w:val="20"/>
          <w:szCs w:val="20"/>
        </w:rPr>
        <w:t>ncisco road network.</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Data cleaning for the OSM road network</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Data downloaded from the OSM contain useful information on the topology and attributes of a traffic network, e.g., speed limits and lane counts. However, the raw data also include redundant and/or</w:t>
      </w:r>
      <w:r>
        <w:rPr>
          <w:rFonts w:ascii="Times New Roman" w:eastAsia="Times New Roman" w:hAnsi="Times New Roman" w:cs="Times New Roman"/>
          <w:color w:val="000000"/>
          <w:sz w:val="20"/>
          <w:szCs w:val="20"/>
        </w:rPr>
        <w:t xml:space="preserve"> missing details that should be </w:t>
      </w:r>
      <w:r>
        <w:rPr>
          <w:rFonts w:ascii="Times New Roman" w:eastAsia="Times New Roman" w:hAnsi="Times New Roman" w:cs="Times New Roman"/>
          <w:sz w:val="20"/>
          <w:szCs w:val="20"/>
        </w:rPr>
        <w:t>handled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Overall, the OSM network needs to be converted into a concise, directed graph so that subsequent traffic simulations (e.g., the shortest path finding algorithm) can be run efficiently.</w:t>
      </w:r>
      <w:r>
        <w:rPr>
          <w:rFonts w:ascii="Times New Roman" w:eastAsia="Times New Roman" w:hAnsi="Times New Roman" w:cs="Times New Roman"/>
          <w:color w:val="000000"/>
          <w:sz w:val="20"/>
          <w:szCs w:val="20"/>
        </w:rPr>
        <w:t xml:space="preserve"> In this section, the</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pipeline </w:t>
      </w:r>
      <w:r>
        <w:rPr>
          <w:rFonts w:ascii="Times New Roman" w:eastAsia="Times New Roman" w:hAnsi="Times New Roman" w:cs="Times New Roman"/>
          <w:color w:val="000000"/>
          <w:sz w:val="20"/>
          <w:szCs w:val="20"/>
        </w:rPr>
        <w:t xml:space="preserve">for </w:t>
      </w:r>
      <w:r>
        <w:rPr>
          <w:rFonts w:ascii="Times New Roman" w:eastAsia="Times New Roman" w:hAnsi="Times New Roman" w:cs="Times New Roman"/>
          <w:sz w:val="20"/>
          <w:szCs w:val="20"/>
        </w:rPr>
        <w:t>processing</w:t>
      </w:r>
      <w:r>
        <w:rPr>
          <w:rFonts w:ascii="Times New Roman" w:eastAsia="Times New Roman" w:hAnsi="Times New Roman" w:cs="Times New Roman"/>
          <w:color w:val="000000"/>
          <w:sz w:val="20"/>
          <w:szCs w:val="20"/>
        </w:rPr>
        <w:t xml:space="preserve"> the O</w:t>
      </w:r>
      <w:r>
        <w:rPr>
          <w:rFonts w:ascii="Times New Roman" w:eastAsia="Times New Roman" w:hAnsi="Times New Roman" w:cs="Times New Roman"/>
          <w:sz w:val="20"/>
          <w:szCs w:val="20"/>
        </w:rPr>
        <w:t>SM data to a directed graph</w:t>
      </w:r>
      <w:r>
        <w:rPr>
          <w:rFonts w:ascii="Times New Roman" w:eastAsia="Times New Roman" w:hAnsi="Times New Roman" w:cs="Times New Roman"/>
          <w:color w:val="000000"/>
          <w:sz w:val="20"/>
          <w:szCs w:val="20"/>
        </w:rPr>
        <w:t xml:space="preserve"> is </w:t>
      </w:r>
      <w:r>
        <w:rPr>
          <w:rFonts w:ascii="Times New Roman" w:eastAsia="Times New Roman" w:hAnsi="Times New Roman" w:cs="Times New Roman"/>
          <w:sz w:val="20"/>
          <w:szCs w:val="20"/>
        </w:rPr>
        <w:t>explained. It consists of 3 steps: (1) removing redundant nodes and constructing a road network graph from the OSM data; (2) adding directionalities; (3) populating graph properties.</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Unlike, an edge of a graph that connects exactly two nodes, t</w:t>
      </w:r>
      <w:r>
        <w:rPr>
          <w:rFonts w:ascii="Times New Roman" w:eastAsia="Times New Roman" w:hAnsi="Times New Roman" w:cs="Times New Roman"/>
          <w:color w:val="000000"/>
          <w:sz w:val="20"/>
          <w:szCs w:val="20"/>
        </w:rPr>
        <w:t>he OSM “</w:t>
      </w:r>
      <w:r>
        <w:rPr>
          <w:rFonts w:ascii="Times New Roman" w:eastAsia="Times New Roman" w:hAnsi="Times New Roman" w:cs="Times New Roman"/>
          <w:sz w:val="20"/>
          <w:szCs w:val="20"/>
        </w:rPr>
        <w:t>ways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string together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multiple</w:t>
      </w:r>
      <w:r>
        <w:rPr>
          <w:rFonts w:ascii="Times New Roman" w:eastAsia="Times New Roman" w:hAnsi="Times New Roman" w:cs="Times New Roman"/>
          <w:color w:val="000000"/>
          <w:sz w:val="20"/>
          <w:szCs w:val="20"/>
        </w:rPr>
        <w:t xml:space="preserve"> nodes (</w:t>
      </w:r>
      <w:r>
        <w:rPr>
          <w:rFonts w:ascii="Gungsuh" w:eastAsia="Gungsuh" w:hAnsi="Gungsuh" w:cs="Gungsuh"/>
          <w:sz w:val="20"/>
          <w:szCs w:val="20"/>
        </w:rPr>
        <w:t>≥</w:t>
      </w:r>
      <w:r>
        <w:rPr>
          <w:rFonts w:ascii="Times New Roman" w:eastAsia="Times New Roman" w:hAnsi="Times New Roman" w:cs="Times New Roman"/>
          <w:color w:val="000000"/>
          <w:sz w:val="20"/>
          <w:szCs w:val="20"/>
        </w:rPr>
        <w:t xml:space="preserve">2). </w:t>
      </w:r>
      <w:r>
        <w:rPr>
          <w:rFonts w:ascii="Times New Roman" w:eastAsia="Times New Roman" w:hAnsi="Times New Roman" w:cs="Times New Roman"/>
          <w:sz w:val="20"/>
          <w:szCs w:val="20"/>
        </w:rPr>
        <w:t>Consider the OSM way element that represents the famous Lombard Street in SF (Figure 2). It contains 150 nodes (called “geometry points” shown a</w:t>
      </w:r>
      <w:r>
        <w:rPr>
          <w:rFonts w:ascii="Times New Roman" w:eastAsia="Times New Roman" w:hAnsi="Times New Roman" w:cs="Times New Roman"/>
          <w:sz w:val="20"/>
          <w:szCs w:val="20"/>
        </w:rPr>
        <w:t>s red dots in Figure 2), but only the first and last nodes are meaningful intersections to adjacent roads. The rest 148 nodes only serve to depict the geometry of the hairpins. This 150-node way element is eventually replaced by a direct link between the s</w:t>
      </w:r>
      <w:r>
        <w:rPr>
          <w:rFonts w:ascii="Times New Roman" w:eastAsia="Times New Roman" w:hAnsi="Times New Roman" w:cs="Times New Roman"/>
          <w:sz w:val="20"/>
          <w:szCs w:val="20"/>
        </w:rPr>
        <w:t>tart and end nodes, with the new link inheriting the properties of the original way element. On the other hand, if some node in the middle of a way element is a</w:t>
      </w:r>
      <w:ins w:id="2" w:author="Kenichi Soga" w:date="2019-01-13T10:18:00Z">
        <w:r w:rsidR="00B6687C">
          <w:rPr>
            <w:rFonts w:ascii="Times New Roman" w:eastAsia="Times New Roman" w:hAnsi="Times New Roman" w:cs="Times New Roman"/>
            <w:sz w:val="20"/>
            <w:szCs w:val="20"/>
          </w:rPr>
          <w:t>n</w:t>
        </w:r>
      </w:ins>
      <w:r>
        <w:rPr>
          <w:rFonts w:ascii="Times New Roman" w:eastAsia="Times New Roman" w:hAnsi="Times New Roman" w:cs="Times New Roman"/>
          <w:sz w:val="20"/>
          <w:szCs w:val="20"/>
        </w:rPr>
        <w:t xml:space="preserve"> intersection that connects with other roads, the way element is split into multiple links at th</w:t>
      </w:r>
      <w:r>
        <w:rPr>
          <w:rFonts w:ascii="Times New Roman" w:eastAsia="Times New Roman" w:hAnsi="Times New Roman" w:cs="Times New Roman"/>
          <w:sz w:val="20"/>
          <w:szCs w:val="20"/>
        </w:rPr>
        <w:t xml:space="preserve">ese locations. The second type of redundant nodes to be removed is “fake intersections”. These are different from the “geometry points” which are in the middle of </w:t>
      </w:r>
      <w:proofErr w:type="gramStart"/>
      <w:r>
        <w:rPr>
          <w:rFonts w:ascii="Times New Roman" w:eastAsia="Times New Roman" w:hAnsi="Times New Roman" w:cs="Times New Roman"/>
          <w:sz w:val="20"/>
          <w:szCs w:val="20"/>
        </w:rPr>
        <w:t>one way</w:t>
      </w:r>
      <w:proofErr w:type="gramEnd"/>
      <w:r>
        <w:rPr>
          <w:rFonts w:ascii="Times New Roman" w:eastAsia="Times New Roman" w:hAnsi="Times New Roman" w:cs="Times New Roman"/>
          <w:sz w:val="20"/>
          <w:szCs w:val="20"/>
        </w:rPr>
        <w:t xml:space="preserve"> elements, but “fake intersections” are nodes shared by two way elements. For instance</w:t>
      </w:r>
      <w:r>
        <w:rPr>
          <w:rFonts w:ascii="Times New Roman" w:eastAsia="Times New Roman" w:hAnsi="Times New Roman" w:cs="Times New Roman"/>
          <w:sz w:val="20"/>
          <w:szCs w:val="20"/>
        </w:rPr>
        <w:t>, the Fell Street is represented as two connected way elements in the block shown in Figure 3. However, travellers</w:t>
      </w:r>
      <w:r>
        <w:rPr>
          <w:rFonts w:ascii="Times New Roman" w:eastAsia="Times New Roman" w:hAnsi="Times New Roman" w:cs="Times New Roman"/>
          <w:color w:val="000000"/>
          <w:sz w:val="20"/>
          <w:szCs w:val="20"/>
        </w:rPr>
        <w:t xml:space="preserve"> starting from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are allowed no other choice at B but to go to </w:t>
      </w:r>
      <w:r>
        <w:rPr>
          <w:rFonts w:ascii="Times New Roman" w:eastAsia="Times New Roman" w:hAnsi="Times New Roman" w:cs="Times New Roman"/>
          <w:sz w:val="20"/>
          <w:szCs w:val="20"/>
        </w:rPr>
        <w:t>C. Thus, the presence of node B is not necessary and is omitted in the road net</w:t>
      </w:r>
      <w:r>
        <w:rPr>
          <w:rFonts w:ascii="Times New Roman" w:eastAsia="Times New Roman" w:hAnsi="Times New Roman" w:cs="Times New Roman"/>
          <w:sz w:val="20"/>
          <w:szCs w:val="20"/>
        </w:rPr>
        <w:t>work graph</w:t>
      </w:r>
      <w:r>
        <w:rPr>
          <w:rFonts w:ascii="Times New Roman" w:eastAsia="Times New Roman" w:hAnsi="Times New Roman" w:cs="Times New Roman"/>
          <w:color w:val="000000"/>
          <w:sz w:val="20"/>
          <w:szCs w:val="20"/>
        </w:rPr>
        <w:t xml:space="preserve">. Instead,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new link A-C is created </w:t>
      </w:r>
      <w:r>
        <w:rPr>
          <w:rFonts w:ascii="Times New Roman" w:eastAsia="Times New Roman" w:hAnsi="Times New Roman" w:cs="Times New Roman"/>
          <w:sz w:val="20"/>
          <w:szCs w:val="20"/>
        </w:rPr>
        <w:t>containing</w:t>
      </w:r>
      <w:r>
        <w:rPr>
          <w:rFonts w:ascii="Times New Roman" w:eastAsia="Times New Roman" w:hAnsi="Times New Roman" w:cs="Times New Roman"/>
          <w:color w:val="000000"/>
          <w:sz w:val="20"/>
          <w:szCs w:val="20"/>
        </w:rPr>
        <w:t xml:space="preserve"> the aggregated properties of the original </w:t>
      </w:r>
      <w:r>
        <w:rPr>
          <w:rFonts w:ascii="Times New Roman" w:eastAsia="Times New Roman" w:hAnsi="Times New Roman" w:cs="Times New Roman"/>
          <w:sz w:val="20"/>
          <w:szCs w:val="20"/>
        </w:rPr>
        <w:t>A-B and B-C.  After removing the redundant nodes and fake intersections step, an undirected graph of the SF road network is created.</w:t>
      </w:r>
    </w:p>
    <w:p w:rsidR="001C6A44" w:rsidRDefault="00A563DC">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114300" distB="114300" distL="114300" distR="114300">
                <wp:extent cx="3162300" cy="1388662"/>
                <wp:effectExtent l="12700" t="12700" r="12700" b="12700"/>
                <wp:docPr id="3" name="Group 3"/>
                <wp:cNvGraphicFramePr/>
                <a:graphic xmlns:a="http://schemas.openxmlformats.org/drawingml/2006/main">
                  <a:graphicData uri="http://schemas.microsoft.com/office/word/2010/wordprocessingGroup">
                    <wpg:wgp>
                      <wpg:cNvGrpSpPr/>
                      <wpg:grpSpPr>
                        <a:xfrm>
                          <a:off x="0" y="0"/>
                          <a:ext cx="3162300" cy="1388662"/>
                          <a:chOff x="152400" y="982275"/>
                          <a:chExt cx="6553200" cy="2869475"/>
                        </a:xfrm>
                      </wpg:grpSpPr>
                      <pic:pic xmlns:pic="http://schemas.openxmlformats.org/drawingml/2006/picture">
                        <pic:nvPicPr>
                          <pic:cNvPr id="9" name="Shape 9" descr="lombard_st.png"/>
                          <pic:cNvPicPr preferRelativeResize="0"/>
                        </pic:nvPicPr>
                        <pic:blipFill rotWithShape="1">
                          <a:blip r:embed="rId11">
                            <a:alphaModFix/>
                          </a:blip>
                          <a:srcRect t="19283" b="14036"/>
                          <a:stretch/>
                        </pic:blipFill>
                        <pic:spPr>
                          <a:xfrm>
                            <a:off x="152400" y="982275"/>
                            <a:ext cx="6553199" cy="2869475"/>
                          </a:xfrm>
                          <a:prstGeom prst="rect">
                            <a:avLst/>
                          </a:prstGeom>
                          <a:noFill/>
                          <a:ln>
                            <a:noFill/>
                          </a:ln>
                        </pic:spPr>
                      </pic:pic>
                      <wps:wsp>
                        <wps:cNvPr id="1" name="Text Box 1"/>
                        <wps:cNvSpPr txBox="1"/>
                        <wps:spPr>
                          <a:xfrm>
                            <a:off x="2324100" y="2609850"/>
                            <a:ext cx="2428800" cy="428700"/>
                          </a:xfrm>
                          <a:prstGeom prst="rect">
                            <a:avLst/>
                          </a:prstGeom>
                          <a:noFill/>
                          <a:ln>
                            <a:noFill/>
                          </a:ln>
                        </wps:spPr>
                        <wps:txbx>
                          <w:txbxContent>
                            <w:p w:rsidR="001C6A44" w:rsidRDefault="00A563DC">
                              <w:pPr>
                                <w:spacing w:after="0" w:line="240" w:lineRule="auto"/>
                                <w:textDirection w:val="btLr"/>
                              </w:pPr>
                              <w:r>
                                <w:rPr>
                                  <w:rFonts w:ascii="Arial" w:eastAsia="Arial" w:hAnsi="Arial" w:cs="Arial"/>
                                  <w:color w:val="000000"/>
                                  <w:sz w:val="28"/>
                                </w:rPr>
                                <w:t>Way ID: 402111597</w:t>
                              </w:r>
                            </w:p>
                          </w:txbxContent>
                        </wps:txbx>
                        <wps:bodyPr spcFirstLastPara="1" wrap="square" lIns="91425" tIns="91425" rIns="91425" bIns="91425" anchor="t" anchorCtr="0"/>
                      </wps:wsp>
                      <wps:wsp>
                        <wps:cNvPr id="2" name="Text Box 2"/>
                        <wps:cNvSpPr txBox="1"/>
                        <wps:spPr>
                          <a:xfrm>
                            <a:off x="352425" y="3423050"/>
                            <a:ext cx="2428800" cy="428700"/>
                          </a:xfrm>
                          <a:prstGeom prst="rect">
                            <a:avLst/>
                          </a:prstGeom>
                          <a:noFill/>
                          <a:ln>
                            <a:noFill/>
                          </a:ln>
                        </wps:spPr>
                        <wps:txbx>
                          <w:txbxContent>
                            <w:p w:rsidR="001C6A44" w:rsidRDefault="00A563DC">
                              <w:pPr>
                                <w:spacing w:after="0" w:line="240" w:lineRule="auto"/>
                                <w:textDirection w:val="btLr"/>
                              </w:pPr>
                              <w:r>
                                <w:rPr>
                                  <w:rFonts w:ascii="Arial" w:eastAsia="Arial" w:hAnsi="Arial" w:cs="Arial"/>
                                  <w:color w:val="000000"/>
                                  <w:sz w:val="28"/>
                                </w:rPr>
                                <w:t>Way ID: 87297164</w:t>
                              </w:r>
                            </w:p>
                          </w:txbxContent>
                        </wps:txbx>
                        <wps:bodyPr spcFirstLastPara="1" wrap="square" lIns="91425" tIns="91425" rIns="91425" bIns="91425" anchor="t" anchorCtr="0"/>
                      </wps:wsp>
                      <wps:wsp>
                        <wps:cNvPr id="4" name="Text Box 4"/>
                        <wps:cNvSpPr txBox="1"/>
                        <wps:spPr>
                          <a:xfrm>
                            <a:off x="4876800" y="1108475"/>
                            <a:ext cx="1828800" cy="428700"/>
                          </a:xfrm>
                          <a:prstGeom prst="rect">
                            <a:avLst/>
                          </a:prstGeom>
                          <a:noFill/>
                          <a:ln>
                            <a:noFill/>
                          </a:ln>
                        </wps:spPr>
                        <wps:txbx>
                          <w:txbxContent>
                            <w:p w:rsidR="001C6A44" w:rsidRDefault="00A563DC">
                              <w:pPr>
                                <w:spacing w:after="0" w:line="240" w:lineRule="auto"/>
                                <w:textDirection w:val="btLr"/>
                              </w:pPr>
                              <w:r>
                                <w:rPr>
                                  <w:rFonts w:ascii="Arial" w:eastAsia="Arial" w:hAnsi="Arial" w:cs="Arial"/>
                                  <w:color w:val="000000"/>
                                  <w:sz w:val="28"/>
                                </w:rPr>
                                <w:t>Way ID: 446598002</w:t>
                              </w:r>
                            </w:p>
                          </w:txbxContent>
                        </wps:txbx>
                        <wps:bodyPr spcFirstLastPara="1" wrap="square" lIns="91425" tIns="91425" rIns="91425" bIns="91425" anchor="t" anchorCtr="0"/>
                      </wps:wsp>
                    </wpg:wgp>
                  </a:graphicData>
                </a:graphic>
              </wp:inline>
            </w:drawing>
          </mc:Choice>
          <mc:Fallback>
            <w:pict>
              <v:group id="Group 3" o:spid="_x0000_s1026" style="width:249pt;height:109.35pt;mso-position-horizontal-relative:char;mso-position-vertical-relative:line" coordorigin="1524,9822" coordsize="65532,28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27" type="#_x0000_t75" alt="lombard_st.png" style="position:absolute;left:1524;top:9822;width:65531;height:286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">
                  <v:imagedata r:id="rId12" o:title="lombard_st" croptop="12637f" cropbottom="9199f"/>
                </v:shape>
                <v:shapetype id="_x0000_t202" coordsize="21600,21600" o:spt="202" path="m,l,21600r21600,l21600,xe">
                  <v:stroke joinstyle="miter"/>
                  <v:path gradientshapeok="t" o:connecttype="rect"/>
                </v:shapetype>
                <v:shape id="Text Box 1" o:spid="_x0000_s1028" type="#_x0000_t202" style="position:absolute;left:23241;top:26098;width:24288;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" filled="f" stroked="f">
                  <v:textbox inset="2.53958mm,2.53958mm,2.53958mm,2.53958mm">
                    <w:txbxContent>
                      <w:p w:rsidR="001C6A44" w:rsidRDefault="00A563DC">
                        <w:pPr>
                          <w:spacing w:after="0" w:line="240" w:lineRule="auto"/>
                          <w:textDirection w:val="btLr"/>
                        </w:pPr>
                        <w:r>
                          <w:rPr>
                            <w:rFonts w:ascii="Arial" w:eastAsia="Arial" w:hAnsi="Arial" w:cs="Arial"/>
                            <w:color w:val="000000"/>
                            <w:sz w:val="28"/>
                          </w:rPr>
                          <w:t>Way ID: 402111597</w:t>
                        </w:r>
                      </w:p>
                    </w:txbxContent>
                  </v:textbox>
                </v:shape>
                <v:shape id="Text Box 2" o:spid="_x0000_s1029" type="#_x0000_t202" style="position:absolute;left:3524;top:34230;width:24288;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" filled="f" stroked="f">
                  <v:textbox inset="2.53958mm,2.53958mm,2.53958mm,2.53958mm">
                    <w:txbxContent>
                      <w:p w:rsidR="001C6A44" w:rsidRDefault="00A563DC">
                        <w:pPr>
                          <w:spacing w:after="0" w:line="240" w:lineRule="auto"/>
                          <w:textDirection w:val="btLr"/>
                        </w:pPr>
                        <w:r>
                          <w:rPr>
                            <w:rFonts w:ascii="Arial" w:eastAsia="Arial" w:hAnsi="Arial" w:cs="Arial"/>
                            <w:color w:val="000000"/>
                            <w:sz w:val="28"/>
                          </w:rPr>
                          <w:t>Way ID: 87297164</w:t>
                        </w:r>
                      </w:p>
                    </w:txbxContent>
                  </v:textbox>
                </v:shape>
                <v:shape id="Text Box 4" o:spid="_x0000_s1030" type="#_x0000_t202" style="position:absolute;left:48768;top:11084;width:18288;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G6VxgAAANoAAAAPAAAAZHJzL2Rvd25yZXYueG1sRI9BSwMx&#10;FITvgv8hPMGL2GyLlL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WihulcYAAADaAAAA&#10;DwAAAAAAAAAAAAAAAAAHAgAAZHJzL2Rvd25yZXYueG1sUEsFBgAAAAADAAMAtwAAAPoCAAAAAA==&#10;" filled="f" stroked="f">
                  <v:textbox inset="2.53958mm,2.53958mm,2.53958mm,2.53958mm">
                    <w:txbxContent>
                      <w:p w:rsidR="001C6A44" w:rsidRDefault="00A563DC">
                        <w:pPr>
                          <w:spacing w:after="0" w:line="240" w:lineRule="auto"/>
                          <w:textDirection w:val="btLr"/>
                        </w:pPr>
                        <w:r>
                          <w:rPr>
                            <w:rFonts w:ascii="Arial" w:eastAsia="Arial" w:hAnsi="Arial" w:cs="Arial"/>
                            <w:color w:val="000000"/>
                            <w:sz w:val="28"/>
                          </w:rPr>
                          <w:t>Way ID: 446598002</w:t>
                        </w:r>
                      </w:p>
                    </w:txbxContent>
                  </v:textbox>
                </v:shape>
                <w10:anchorlock/>
              </v:group>
            </w:pict>
          </mc:Fallback>
        </mc:AlternateContent>
      </w:r>
    </w:p>
    <w:p w:rsidR="001C6A44" w:rsidRDefault="00A563DC">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Figure 2. Curvature nodes on Lombard Street.</w:t>
      </w:r>
    </w:p>
    <w:p w:rsidR="001C6A44" w:rsidRDefault="00A563D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114300" distB="114300" distL="114300" distR="114300">
                <wp:extent cx="3162300" cy="1346467"/>
                <wp:effectExtent l="12700" t="12700" r="12700" b="12700"/>
                <wp:docPr id="5" name="Group 5"/>
                <wp:cNvGraphicFramePr/>
                <a:graphic xmlns:a="http://schemas.openxmlformats.org/drawingml/2006/main">
                  <a:graphicData uri="http://schemas.microsoft.com/office/word/2010/wordprocessingGroup">
                    <wpg:wgp>
                      <wpg:cNvGrpSpPr/>
                      <wpg:grpSpPr>
                        <a:xfrm>
                          <a:off x="0" y="0"/>
                          <a:ext cx="3162300" cy="1346467"/>
                          <a:chOff x="152400" y="1009650"/>
                          <a:chExt cx="6334125" cy="2686050"/>
                        </a:xfrm>
                      </wpg:grpSpPr>
                      <pic:pic xmlns:pic="http://schemas.openxmlformats.org/drawingml/2006/picture">
                        <pic:nvPicPr>
                          <pic:cNvPr id="6" name="Shape 3" descr="fake_intersections.png"/>
                          <pic:cNvPicPr preferRelativeResize="0"/>
                        </pic:nvPicPr>
                        <pic:blipFill rotWithShape="1">
                          <a:blip r:embed="rId13">
                            <a:alphaModFix/>
                          </a:blip>
                          <a:srcRect t="19918" r="3344" b="17659"/>
                          <a:stretch/>
                        </pic:blipFill>
                        <pic:spPr>
                          <a:xfrm>
                            <a:off x="152400" y="1009650"/>
                            <a:ext cx="6334125" cy="2686050"/>
                          </a:xfrm>
                          <a:prstGeom prst="rect">
                            <a:avLst/>
                          </a:prstGeom>
                          <a:noFill/>
                          <a:ln>
                            <a:noFill/>
                          </a:ln>
                        </pic:spPr>
                      </pic:pic>
                      <wps:wsp>
                        <wps:cNvPr id="7" name="Text Box 7"/>
                        <wps:cNvSpPr txBox="1"/>
                        <wps:spPr>
                          <a:xfrm>
                            <a:off x="3771900" y="2027575"/>
                            <a:ext cx="2133600" cy="552600"/>
                          </a:xfrm>
                          <a:prstGeom prst="rect">
                            <a:avLst/>
                          </a:prstGeom>
                          <a:noFill/>
                          <a:ln>
                            <a:noFill/>
                          </a:ln>
                        </wps:spPr>
                        <wps:txbx>
                          <w:txbxContent>
                            <w:p w:rsidR="001C6A44" w:rsidRDefault="00A563DC">
                              <w:pPr>
                                <w:spacing w:after="0" w:line="240" w:lineRule="auto"/>
                                <w:textDirection w:val="btLr"/>
                              </w:pPr>
                              <w:r>
                                <w:rPr>
                                  <w:rFonts w:ascii="Arial" w:eastAsia="Arial" w:hAnsi="Arial" w:cs="Arial"/>
                                  <w:color w:val="000000"/>
                                  <w:sz w:val="28"/>
                                </w:rPr>
                                <w:t>Way ID: 417238536</w:t>
                              </w:r>
                            </w:p>
                            <w:p w:rsidR="001C6A44" w:rsidRDefault="00A563DC">
                              <w:pPr>
                                <w:spacing w:after="0" w:line="240" w:lineRule="auto"/>
                                <w:textDirection w:val="btLr"/>
                              </w:pPr>
                              <w:r>
                                <w:rPr>
                                  <w:rFonts w:ascii="Arial" w:eastAsia="Arial" w:hAnsi="Arial" w:cs="Arial"/>
                                  <w:color w:val="000000"/>
                                  <w:sz w:val="28"/>
                                </w:rPr>
                                <w:t>Name: Fell Street</w:t>
                              </w:r>
                            </w:p>
                          </w:txbxContent>
                        </wps:txbx>
                        <wps:bodyPr spcFirstLastPara="1" wrap="square" lIns="91425" tIns="91425" rIns="91425" bIns="91425" anchor="t" anchorCtr="0"/>
                      </wps:wsp>
                      <wps:wsp>
                        <wps:cNvPr id="8" name="Text Box 8"/>
                        <wps:cNvSpPr txBox="1"/>
                        <wps:spPr>
                          <a:xfrm>
                            <a:off x="1123950" y="2380000"/>
                            <a:ext cx="2133600" cy="552600"/>
                          </a:xfrm>
                          <a:prstGeom prst="rect">
                            <a:avLst/>
                          </a:prstGeom>
                          <a:noFill/>
                          <a:ln>
                            <a:noFill/>
                          </a:ln>
                        </wps:spPr>
                        <wps:txbx>
                          <w:txbxContent>
                            <w:p w:rsidR="001C6A44" w:rsidRDefault="00A563DC">
                              <w:pPr>
                                <w:spacing w:after="0" w:line="240" w:lineRule="auto"/>
                                <w:textDirection w:val="btLr"/>
                              </w:pPr>
                              <w:r>
                                <w:rPr>
                                  <w:rFonts w:ascii="Arial" w:eastAsia="Arial" w:hAnsi="Arial" w:cs="Arial"/>
                                  <w:color w:val="000000"/>
                                  <w:sz w:val="28"/>
                                </w:rPr>
                                <w:t>Way ID: 417087322</w:t>
                              </w:r>
                            </w:p>
                            <w:p w:rsidR="001C6A44" w:rsidRDefault="00A563DC">
                              <w:pPr>
                                <w:spacing w:after="0" w:line="240" w:lineRule="auto"/>
                                <w:textDirection w:val="btLr"/>
                              </w:pPr>
                              <w:r>
                                <w:rPr>
                                  <w:rFonts w:ascii="Arial" w:eastAsia="Arial" w:hAnsi="Arial" w:cs="Arial"/>
                                  <w:color w:val="000000"/>
                                  <w:sz w:val="28"/>
                                </w:rPr>
                                <w:t>Name: Fell Street</w:t>
                              </w:r>
                            </w:p>
                          </w:txbxContent>
                        </wps:txbx>
                        <wps:bodyPr spcFirstLastPara="1" wrap="square" lIns="91425" tIns="91425" rIns="91425" bIns="91425" anchor="t" anchorCtr="0"/>
                      </wps:wsp>
                      <wps:wsp>
                        <wps:cNvPr id="11" name="Text Box 11"/>
                        <wps:cNvSpPr txBox="1"/>
                        <wps:spPr>
                          <a:xfrm>
                            <a:off x="609750" y="2094925"/>
                            <a:ext cx="514200" cy="417900"/>
                          </a:xfrm>
                          <a:prstGeom prst="rect">
                            <a:avLst/>
                          </a:prstGeom>
                          <a:noFill/>
                          <a:ln>
                            <a:noFill/>
                          </a:ln>
                        </wps:spPr>
                        <wps:txbx>
                          <w:txbxContent>
                            <w:p w:rsidR="001C6A44" w:rsidRDefault="00A563DC">
                              <w:pPr>
                                <w:spacing w:after="0" w:line="240" w:lineRule="auto"/>
                                <w:textDirection w:val="btLr"/>
                              </w:pPr>
                              <w:r>
                                <w:rPr>
                                  <w:rFonts w:ascii="Arial" w:eastAsia="Arial" w:hAnsi="Arial" w:cs="Arial"/>
                                  <w:b/>
                                  <w:color w:val="000000"/>
                                  <w:sz w:val="28"/>
                                </w:rPr>
                                <w:t>A</w:t>
                              </w:r>
                            </w:p>
                          </w:txbxContent>
                        </wps:txbx>
                        <wps:bodyPr spcFirstLastPara="1" wrap="square" lIns="91425" tIns="91425" rIns="91425" bIns="91425" anchor="t" anchorCtr="0"/>
                      </wps:wsp>
                      <wps:wsp>
                        <wps:cNvPr id="12" name="Text Box 12"/>
                        <wps:cNvSpPr txBox="1"/>
                        <wps:spPr>
                          <a:xfrm>
                            <a:off x="3171900" y="1734175"/>
                            <a:ext cx="514200" cy="417900"/>
                          </a:xfrm>
                          <a:prstGeom prst="rect">
                            <a:avLst/>
                          </a:prstGeom>
                          <a:noFill/>
                          <a:ln>
                            <a:noFill/>
                          </a:ln>
                        </wps:spPr>
                        <wps:txbx>
                          <w:txbxContent>
                            <w:p w:rsidR="001C6A44" w:rsidRDefault="00A563DC">
                              <w:pPr>
                                <w:spacing w:after="0" w:line="240" w:lineRule="auto"/>
                                <w:textDirection w:val="btLr"/>
                              </w:pPr>
                              <w:r>
                                <w:rPr>
                                  <w:rFonts w:ascii="Arial" w:eastAsia="Arial" w:hAnsi="Arial" w:cs="Arial"/>
                                  <w:b/>
                                  <w:color w:val="000000"/>
                                  <w:sz w:val="28"/>
                                </w:rPr>
                                <w:t>B</w:t>
                              </w:r>
                            </w:p>
                          </w:txbxContent>
                        </wps:txbx>
                        <wps:bodyPr spcFirstLastPara="1" wrap="square" lIns="91425" tIns="91425" rIns="91425" bIns="91425" anchor="t" anchorCtr="0"/>
                      </wps:wsp>
                      <wps:wsp>
                        <wps:cNvPr id="13" name="Text Box 13"/>
                        <wps:cNvSpPr txBox="1"/>
                        <wps:spPr>
                          <a:xfrm>
                            <a:off x="5829450" y="1316275"/>
                            <a:ext cx="514200" cy="417900"/>
                          </a:xfrm>
                          <a:prstGeom prst="rect">
                            <a:avLst/>
                          </a:prstGeom>
                          <a:noFill/>
                          <a:ln>
                            <a:noFill/>
                          </a:ln>
                        </wps:spPr>
                        <wps:txbx>
                          <w:txbxContent>
                            <w:p w:rsidR="001C6A44" w:rsidRDefault="00A563DC">
                              <w:pPr>
                                <w:spacing w:after="0" w:line="240" w:lineRule="auto"/>
                                <w:textDirection w:val="btLr"/>
                              </w:pPr>
                              <w:r>
                                <w:rPr>
                                  <w:rFonts w:ascii="Arial" w:eastAsia="Arial" w:hAnsi="Arial" w:cs="Arial"/>
                                  <w:b/>
                                  <w:color w:val="000000"/>
                                  <w:sz w:val="28"/>
                                </w:rPr>
                                <w:t>C</w:t>
                              </w:r>
                            </w:p>
                          </w:txbxContent>
                        </wps:txbx>
                        <wps:bodyPr spcFirstLastPara="1" wrap="square" lIns="91425" tIns="91425" rIns="91425" bIns="91425" anchor="t" anchorCtr="0"/>
                      </wps:wsp>
                    </wpg:wgp>
                  </a:graphicData>
                </a:graphic>
              </wp:inline>
            </w:drawing>
          </mc:Choice>
          <mc:Fallback>
            <w:pict>
              <v:group id="Group 5" o:spid="_x0000_s1031" style="width:249pt;height:106pt;mso-position-horizontal-relative:char;mso-position-vertical-relative:line" coordorigin="1524,10096" coordsize="63341,26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">
                <v:shape id="Shape 3" o:spid="_x0000_s1032" type="#_x0000_t75" alt="fake_intersections.png" style="position:absolute;left:1524;top:10096;width:63341;height:268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">
                  <v:imagedata r:id="rId14" o:title="fake_intersections" croptop="13053f" cropbottom="11573f" cropright="2192f"/>
                </v:shape>
                <v:shape id="Text Box 7" o:spid="_x0000_s1033" type="#_x0000_t202" style="position:absolute;left:37719;top:20275;width:21336;height: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" filled="f" stroked="f">
                  <v:textbox inset="2.53958mm,2.53958mm,2.53958mm,2.53958mm">
                    <w:txbxContent>
                      <w:p w:rsidR="001C6A44" w:rsidRDefault="00A563DC">
                        <w:pPr>
                          <w:spacing w:after="0" w:line="240" w:lineRule="auto"/>
                          <w:textDirection w:val="btLr"/>
                        </w:pPr>
                        <w:r>
                          <w:rPr>
                            <w:rFonts w:ascii="Arial" w:eastAsia="Arial" w:hAnsi="Arial" w:cs="Arial"/>
                            <w:color w:val="000000"/>
                            <w:sz w:val="28"/>
                          </w:rPr>
                          <w:t>Way ID: 417238536</w:t>
                        </w:r>
                      </w:p>
                      <w:p w:rsidR="001C6A44" w:rsidRDefault="00A563DC">
                        <w:pPr>
                          <w:spacing w:after="0" w:line="240" w:lineRule="auto"/>
                          <w:textDirection w:val="btLr"/>
                        </w:pPr>
                        <w:r>
                          <w:rPr>
                            <w:rFonts w:ascii="Arial" w:eastAsia="Arial" w:hAnsi="Arial" w:cs="Arial"/>
                            <w:color w:val="000000"/>
                            <w:sz w:val="28"/>
                          </w:rPr>
                          <w:t>Name: Fell Street</w:t>
                        </w:r>
                      </w:p>
                    </w:txbxContent>
                  </v:textbox>
                </v:shape>
                <v:shape id="Text Box 8" o:spid="_x0000_s1034" type="#_x0000_t202" style="position:absolute;left:11239;top:23800;width:21336;height: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" filled="f" stroked="f">
                  <v:textbox inset="2.53958mm,2.53958mm,2.53958mm,2.53958mm">
                    <w:txbxContent>
                      <w:p w:rsidR="001C6A44" w:rsidRDefault="00A563DC">
                        <w:pPr>
                          <w:spacing w:after="0" w:line="240" w:lineRule="auto"/>
                          <w:textDirection w:val="btLr"/>
                        </w:pPr>
                        <w:r>
                          <w:rPr>
                            <w:rFonts w:ascii="Arial" w:eastAsia="Arial" w:hAnsi="Arial" w:cs="Arial"/>
                            <w:color w:val="000000"/>
                            <w:sz w:val="28"/>
                          </w:rPr>
                          <w:t>Way ID: 417087322</w:t>
                        </w:r>
                      </w:p>
                      <w:p w:rsidR="001C6A44" w:rsidRDefault="00A563DC">
                        <w:pPr>
                          <w:spacing w:after="0" w:line="240" w:lineRule="auto"/>
                          <w:textDirection w:val="btLr"/>
                        </w:pPr>
                        <w:r>
                          <w:rPr>
                            <w:rFonts w:ascii="Arial" w:eastAsia="Arial" w:hAnsi="Arial" w:cs="Arial"/>
                            <w:color w:val="000000"/>
                            <w:sz w:val="28"/>
                          </w:rPr>
                          <w:t>Name: Fell Street</w:t>
                        </w:r>
                      </w:p>
                    </w:txbxContent>
                  </v:textbox>
                </v:shape>
                <v:shape id="Text Box 11" o:spid="_x0000_s1035" type="#_x0000_t202" style="position:absolute;left:6097;top:20949;width:5142;height:4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" filled="f" stroked="f">
                  <v:textbox inset="2.53958mm,2.53958mm,2.53958mm,2.53958mm">
                    <w:txbxContent>
                      <w:p w:rsidR="001C6A44" w:rsidRDefault="00A563DC">
                        <w:pPr>
                          <w:spacing w:after="0" w:line="240" w:lineRule="auto"/>
                          <w:textDirection w:val="btLr"/>
                        </w:pPr>
                        <w:r>
                          <w:rPr>
                            <w:rFonts w:ascii="Arial" w:eastAsia="Arial" w:hAnsi="Arial" w:cs="Arial"/>
                            <w:b/>
                            <w:color w:val="000000"/>
                            <w:sz w:val="28"/>
                          </w:rPr>
                          <w:t>A</w:t>
                        </w:r>
                      </w:p>
                    </w:txbxContent>
                  </v:textbox>
                </v:shape>
                <v:shape id="Text Box 12" o:spid="_x0000_s1036" type="#_x0000_t202" style="position:absolute;left:31719;top:17341;width:5142;height:4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" filled="f" stroked="f">
                  <v:textbox inset="2.53958mm,2.53958mm,2.53958mm,2.53958mm">
                    <w:txbxContent>
                      <w:p w:rsidR="001C6A44" w:rsidRDefault="00A563DC">
                        <w:pPr>
                          <w:spacing w:after="0" w:line="240" w:lineRule="auto"/>
                          <w:textDirection w:val="btLr"/>
                        </w:pPr>
                        <w:r>
                          <w:rPr>
                            <w:rFonts w:ascii="Arial" w:eastAsia="Arial" w:hAnsi="Arial" w:cs="Arial"/>
                            <w:b/>
                            <w:color w:val="000000"/>
                            <w:sz w:val="28"/>
                          </w:rPr>
                          <w:t>B</w:t>
                        </w:r>
                      </w:p>
                    </w:txbxContent>
                  </v:textbox>
                </v:shape>
                <v:shape id="Text Box 13" o:spid="_x0000_s1037" type="#_x0000_t202" style="position:absolute;left:58294;top:13162;width:5142;height:4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6FjxQAAANsAAAAPAAAAZHJzL2Rvd25yZXYueG1sRE/fS8Mw&#10;EH4X/B/CCb6ISzdh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CSL6FjxQAAANsAAAAP&#10;AAAAAAAAAAAAAAAAAAcCAABkcnMvZG93bnJldi54bWxQSwUGAAAAAAMAAwC3AAAA+QIAAAAA&#10;" filled="f" stroked="f">
                  <v:textbox inset="2.53958mm,2.53958mm,2.53958mm,2.53958mm">
                    <w:txbxContent>
                      <w:p w:rsidR="001C6A44" w:rsidRDefault="00A563DC">
                        <w:pPr>
                          <w:spacing w:after="0" w:line="240" w:lineRule="auto"/>
                          <w:textDirection w:val="btLr"/>
                        </w:pPr>
                        <w:r>
                          <w:rPr>
                            <w:rFonts w:ascii="Arial" w:eastAsia="Arial" w:hAnsi="Arial" w:cs="Arial"/>
                            <w:b/>
                            <w:color w:val="000000"/>
                            <w:sz w:val="28"/>
                          </w:rPr>
                          <w:t>C</w:t>
                        </w:r>
                      </w:p>
                    </w:txbxContent>
                  </v:textbox>
                </v:shape>
                <w10:anchorlock/>
              </v:group>
            </w:pict>
          </mc:Fallback>
        </mc:AlternateContent>
      </w:r>
    </w:p>
    <w:p w:rsidR="001C6A44" w:rsidRDefault="00A563D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Figure 3. Fake intersections on Fell Street.</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The directionality of an edge in an OSM road network is encoded using a tag called “</w:t>
      </w:r>
      <w:proofErr w:type="spellStart"/>
      <w:r>
        <w:rPr>
          <w:rFonts w:ascii="Times New Roman" w:eastAsia="Times New Roman" w:hAnsi="Times New Roman" w:cs="Times New Roman"/>
          <w:sz w:val="20"/>
          <w:szCs w:val="20"/>
        </w:rPr>
        <w:t>oneway</w:t>
      </w:r>
      <w:proofErr w:type="spellEnd"/>
      <w:r>
        <w:rPr>
          <w:rFonts w:ascii="Times New Roman" w:eastAsia="Times New Roman" w:hAnsi="Times New Roman" w:cs="Times New Roman"/>
          <w:sz w:val="20"/>
          <w:szCs w:val="20"/>
        </w:rPr>
        <w:t xml:space="preserve">” and not merely by the order of the “nodes” forming an edge. </w:t>
      </w:r>
      <w:r>
        <w:rPr>
          <w:rFonts w:ascii="Times New Roman" w:eastAsia="Times New Roman" w:hAnsi="Times New Roman" w:cs="Times New Roman"/>
          <w:color w:val="000000"/>
          <w:sz w:val="20"/>
          <w:szCs w:val="20"/>
        </w:rPr>
        <w:t xml:space="preserve"> A</w:t>
      </w:r>
      <w:r>
        <w:rPr>
          <w:rFonts w:ascii="Times New Roman" w:eastAsia="Times New Roman" w:hAnsi="Times New Roman" w:cs="Times New Roman"/>
          <w:sz w:val="20"/>
          <w:szCs w:val="20"/>
        </w:rPr>
        <w:t xml:space="preserve"> way element with an </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oneway</w:t>
      </w:r>
      <w:proofErr w:type="spellEnd"/>
      <w:r>
        <w:rPr>
          <w:rFonts w:ascii="Times New Roman" w:eastAsia="Times New Roman" w:hAnsi="Times New Roman" w:cs="Times New Roman"/>
          <w:color w:val="000000"/>
          <w:sz w:val="20"/>
          <w:szCs w:val="20"/>
        </w:rPr>
        <w:t>” a</w:t>
      </w:r>
      <w:r>
        <w:rPr>
          <w:rFonts w:ascii="Times New Roman" w:eastAsia="Times New Roman" w:hAnsi="Times New Roman" w:cs="Times New Roman"/>
          <w:sz w:val="20"/>
          <w:szCs w:val="20"/>
        </w:rPr>
        <w:t xml:space="preserve">ffirmative </w:t>
      </w:r>
      <w:r>
        <w:rPr>
          <w:rFonts w:ascii="Times New Roman" w:eastAsia="Times New Roman" w:hAnsi="Times New Roman" w:cs="Times New Roman"/>
          <w:color w:val="000000"/>
          <w:sz w:val="20"/>
          <w:szCs w:val="20"/>
        </w:rPr>
        <w:t>tag</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value </w:t>
      </w:r>
      <w:r>
        <w:rPr>
          <w:rFonts w:ascii="Times New Roman" w:eastAsia="Times New Roman" w:hAnsi="Times New Roman" w:cs="Times New Roman"/>
          <w:sz w:val="20"/>
          <w:szCs w:val="20"/>
        </w:rPr>
        <w:t>of</w:t>
      </w:r>
      <w:r>
        <w:rPr>
          <w:rFonts w:ascii="Times New Roman" w:eastAsia="Times New Roman" w:hAnsi="Times New Roman" w:cs="Times New Roman"/>
          <w:color w:val="000000"/>
          <w:sz w:val="20"/>
          <w:szCs w:val="20"/>
        </w:rPr>
        <w:t xml:space="preserve"> “yes”, “true” or “1”, it indicates the first no</w:t>
      </w:r>
      <w:r>
        <w:rPr>
          <w:rFonts w:ascii="Times New Roman" w:eastAsia="Times New Roman" w:hAnsi="Times New Roman" w:cs="Times New Roman"/>
          <w:color w:val="000000"/>
          <w:sz w:val="20"/>
          <w:szCs w:val="20"/>
        </w:rPr>
        <w:t>de is indeed the entrance to this road and the last node is the exit. If the value is “reverse” or “-1”, then the directionality of the edge is defined with the order of the ass</w:t>
      </w:r>
      <w:r>
        <w:rPr>
          <w:rFonts w:ascii="Times New Roman" w:eastAsia="Times New Roman" w:hAnsi="Times New Roman" w:cs="Times New Roman"/>
          <w:sz w:val="20"/>
          <w:szCs w:val="20"/>
        </w:rPr>
        <w:t xml:space="preserve">ociated </w:t>
      </w:r>
      <w:r>
        <w:rPr>
          <w:rFonts w:ascii="Times New Roman" w:eastAsia="Times New Roman" w:hAnsi="Times New Roman" w:cs="Times New Roman"/>
          <w:color w:val="000000"/>
          <w:sz w:val="20"/>
          <w:szCs w:val="20"/>
        </w:rPr>
        <w:t xml:space="preserve">nodes reversed. </w:t>
      </w:r>
      <w:r>
        <w:rPr>
          <w:rFonts w:ascii="Times New Roman" w:eastAsia="Times New Roman" w:hAnsi="Times New Roman" w:cs="Times New Roman"/>
          <w:sz w:val="20"/>
          <w:szCs w:val="20"/>
        </w:rPr>
        <w:t xml:space="preserve">When </w:t>
      </w:r>
      <w:r>
        <w:rPr>
          <w:rFonts w:ascii="Times New Roman" w:eastAsia="Times New Roman" w:hAnsi="Times New Roman" w:cs="Times New Roman"/>
          <w:color w:val="000000"/>
          <w:sz w:val="20"/>
          <w:szCs w:val="20"/>
        </w:rPr>
        <w:t>the value of the “</w:t>
      </w:r>
      <w:proofErr w:type="spellStart"/>
      <w:r>
        <w:rPr>
          <w:rFonts w:ascii="Times New Roman" w:eastAsia="Times New Roman" w:hAnsi="Times New Roman" w:cs="Times New Roman"/>
          <w:color w:val="000000"/>
          <w:sz w:val="20"/>
          <w:szCs w:val="20"/>
        </w:rPr>
        <w:t>oneway</w:t>
      </w:r>
      <w:proofErr w:type="spellEnd"/>
      <w:r>
        <w:rPr>
          <w:rFonts w:ascii="Times New Roman" w:eastAsia="Times New Roman" w:hAnsi="Times New Roman" w:cs="Times New Roman"/>
          <w:color w:val="000000"/>
          <w:sz w:val="20"/>
          <w:szCs w:val="20"/>
        </w:rPr>
        <w:t>” tag is “no” or missing (</w:t>
      </w:r>
      <w:r>
        <w:rPr>
          <w:rFonts w:ascii="Times New Roman" w:eastAsia="Times New Roman" w:hAnsi="Times New Roman" w:cs="Times New Roman"/>
          <w:color w:val="000000"/>
          <w:sz w:val="20"/>
          <w:szCs w:val="20"/>
        </w:rPr>
        <w:t>us</w:t>
      </w:r>
      <w:r>
        <w:rPr>
          <w:rFonts w:ascii="Times New Roman" w:eastAsia="Times New Roman" w:hAnsi="Times New Roman" w:cs="Times New Roman"/>
          <w:sz w:val="20"/>
          <w:szCs w:val="20"/>
        </w:rPr>
        <w:t>ing</w:t>
      </w:r>
      <w:r>
        <w:rPr>
          <w:rFonts w:ascii="Times New Roman" w:eastAsia="Times New Roman" w:hAnsi="Times New Roman" w:cs="Times New Roman"/>
          <w:color w:val="000000"/>
          <w:sz w:val="20"/>
          <w:szCs w:val="20"/>
        </w:rPr>
        <w:t xml:space="preserve"> the default value), the </w:t>
      </w:r>
      <w:r>
        <w:rPr>
          <w:rFonts w:ascii="Times New Roman" w:eastAsia="Times New Roman" w:hAnsi="Times New Roman" w:cs="Times New Roman"/>
          <w:sz w:val="20"/>
          <w:szCs w:val="20"/>
        </w:rPr>
        <w:t>edge</w:t>
      </w:r>
      <w:r>
        <w:rPr>
          <w:rFonts w:ascii="Times New Roman" w:eastAsia="Times New Roman" w:hAnsi="Times New Roman" w:cs="Times New Roman"/>
          <w:color w:val="000000"/>
          <w:sz w:val="20"/>
          <w:szCs w:val="20"/>
        </w:rPr>
        <w:t xml:space="preserve"> is co</w:t>
      </w:r>
      <w:r>
        <w:rPr>
          <w:rFonts w:ascii="Times New Roman" w:eastAsia="Times New Roman" w:hAnsi="Times New Roman" w:cs="Times New Roman"/>
          <w:sz w:val="20"/>
          <w:szCs w:val="20"/>
        </w:rPr>
        <w:t>nsidered</w:t>
      </w:r>
      <w:r>
        <w:rPr>
          <w:rFonts w:ascii="Times New Roman" w:eastAsia="Times New Roman" w:hAnsi="Times New Roman" w:cs="Times New Roman"/>
          <w:color w:val="000000"/>
          <w:sz w:val="20"/>
          <w:szCs w:val="20"/>
        </w:rPr>
        <w:t xml:space="preserve"> two-way accessible. In this case, the original </w:t>
      </w:r>
      <w:r>
        <w:rPr>
          <w:rFonts w:ascii="Times New Roman" w:eastAsia="Times New Roman" w:hAnsi="Times New Roman" w:cs="Times New Roman"/>
          <w:sz w:val="20"/>
          <w:szCs w:val="20"/>
        </w:rPr>
        <w:t>edge</w:t>
      </w:r>
      <w:r>
        <w:rPr>
          <w:rFonts w:ascii="Times New Roman" w:eastAsia="Times New Roman" w:hAnsi="Times New Roman" w:cs="Times New Roman"/>
          <w:color w:val="000000"/>
          <w:sz w:val="20"/>
          <w:szCs w:val="20"/>
        </w:rPr>
        <w:t xml:space="preserve"> is replaced by two new </w:t>
      </w:r>
      <w:r>
        <w:rPr>
          <w:rFonts w:ascii="Times New Roman" w:eastAsia="Times New Roman" w:hAnsi="Times New Roman" w:cs="Times New Roman"/>
          <w:sz w:val="20"/>
          <w:szCs w:val="20"/>
        </w:rPr>
        <w:t>edges</w:t>
      </w:r>
      <w:r>
        <w:rPr>
          <w:rFonts w:ascii="Times New Roman" w:eastAsia="Times New Roman" w:hAnsi="Times New Roman" w:cs="Times New Roman"/>
          <w:color w:val="000000"/>
          <w:sz w:val="20"/>
          <w:szCs w:val="20"/>
        </w:rPr>
        <w:t xml:space="preserve"> with the opposite node orders (Figure </w:t>
      </w:r>
      <w:r>
        <w:rPr>
          <w:rFonts w:ascii="Times New Roman" w:eastAsia="Times New Roman" w:hAnsi="Times New Roman" w:cs="Times New Roman"/>
          <w:sz w:val="20"/>
          <w:szCs w:val="20"/>
        </w:rPr>
        <w:t>4</w:t>
      </w:r>
      <w:r>
        <w:rPr>
          <w:rFonts w:ascii="Times New Roman" w:eastAsia="Times New Roman" w:hAnsi="Times New Roman" w:cs="Times New Roman"/>
          <w:color w:val="000000"/>
          <w:sz w:val="20"/>
          <w:szCs w:val="20"/>
        </w:rPr>
        <w:t xml:space="preserve">). This </w:t>
      </w:r>
      <w:r>
        <w:rPr>
          <w:rFonts w:ascii="Times New Roman" w:eastAsia="Times New Roman" w:hAnsi="Times New Roman" w:cs="Times New Roman"/>
          <w:sz w:val="20"/>
          <w:szCs w:val="20"/>
        </w:rPr>
        <w:t>step creates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a directed graph of the SF road network, with each edge representi</w:t>
      </w:r>
      <w:r>
        <w:rPr>
          <w:rFonts w:ascii="Times New Roman" w:eastAsia="Times New Roman" w:hAnsi="Times New Roman" w:cs="Times New Roman"/>
          <w:sz w:val="20"/>
          <w:szCs w:val="20"/>
        </w:rPr>
        <w:t>ng a specific direction explicitly.</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2988310" cy="11430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5785" t="18724" b="33159"/>
                    <a:stretch>
                      <a:fillRect/>
                    </a:stretch>
                  </pic:blipFill>
                  <pic:spPr>
                    <a:xfrm>
                      <a:off x="0" y="0"/>
                      <a:ext cx="2988310" cy="1143000"/>
                    </a:xfrm>
                    <a:prstGeom prst="rect">
                      <a:avLst/>
                    </a:prstGeom>
                    <a:ln/>
                  </pic:spPr>
                </pic:pic>
              </a:graphicData>
            </a:graphic>
          </wp:inline>
        </w:drawing>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Figure </w:t>
      </w:r>
      <w:r>
        <w:rPr>
          <w:rFonts w:ascii="Times New Roman" w:eastAsia="Times New Roman" w:hAnsi="Times New Roman" w:cs="Times New Roman"/>
          <w:sz w:val="20"/>
          <w:szCs w:val="20"/>
        </w:rPr>
        <w:t>4</w:t>
      </w:r>
      <w:r>
        <w:rPr>
          <w:rFonts w:ascii="Times New Roman" w:eastAsia="Times New Roman" w:hAnsi="Times New Roman" w:cs="Times New Roman"/>
          <w:color w:val="000000"/>
          <w:sz w:val="20"/>
          <w:szCs w:val="20"/>
        </w:rPr>
        <w:t>. Adding directionalities to two-way roads.</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Road attributes, such as lane counts and speed limits, if missing, are </w:t>
      </w:r>
      <w:r>
        <w:rPr>
          <w:rFonts w:ascii="Times New Roman" w:eastAsia="Times New Roman" w:hAnsi="Times New Roman" w:cs="Times New Roman"/>
          <w:sz w:val="20"/>
          <w:szCs w:val="20"/>
        </w:rPr>
        <w:t xml:space="preserve">set </w:t>
      </w:r>
      <w:r>
        <w:rPr>
          <w:rFonts w:ascii="Times New Roman" w:eastAsia="Times New Roman" w:hAnsi="Times New Roman" w:cs="Times New Roman"/>
          <w:color w:val="000000"/>
          <w:sz w:val="20"/>
          <w:szCs w:val="20"/>
        </w:rPr>
        <w:t>to the OSM default values (</w:t>
      </w:r>
      <w:r>
        <w:rPr>
          <w:rFonts w:ascii="Times New Roman" w:eastAsia="Times New Roman" w:hAnsi="Times New Roman" w:cs="Times New Roman"/>
          <w:sz w:val="20"/>
          <w:szCs w:val="20"/>
        </w:rPr>
        <w:t>OSM Wiki, 2017</w:t>
      </w:r>
      <w:r>
        <w:rPr>
          <w:rFonts w:ascii="Times New Roman" w:eastAsia="Times New Roman" w:hAnsi="Times New Roman" w:cs="Times New Roman"/>
          <w:color w:val="000000"/>
          <w:sz w:val="20"/>
          <w:szCs w:val="20"/>
        </w:rPr>
        <w:t>). Road capacities are calculated according to the Highway Capacity Manual 2010 (</w:t>
      </w:r>
      <w:proofErr w:type="spellStart"/>
      <w:r>
        <w:rPr>
          <w:rFonts w:ascii="Times New Roman" w:eastAsia="Times New Roman" w:hAnsi="Times New Roman" w:cs="Times New Roman"/>
          <w:color w:val="000000"/>
          <w:sz w:val="20"/>
          <w:szCs w:val="20"/>
        </w:rPr>
        <w:t>Colak</w:t>
      </w:r>
      <w:proofErr w:type="spellEnd"/>
      <w:r>
        <w:rPr>
          <w:rFonts w:ascii="Times New Roman" w:eastAsia="Times New Roman" w:hAnsi="Times New Roman" w:cs="Times New Roman"/>
          <w:color w:val="000000"/>
          <w:sz w:val="20"/>
          <w:szCs w:val="20"/>
        </w:rPr>
        <w:t xml:space="preserve">, Lima and Gonzalez, 2016). The free flow travel time of </w:t>
      </w:r>
      <w:r>
        <w:rPr>
          <w:rFonts w:ascii="Times New Roman" w:eastAsia="Times New Roman" w:hAnsi="Times New Roman" w:cs="Times New Roman"/>
          <w:sz w:val="20"/>
          <w:szCs w:val="20"/>
        </w:rPr>
        <w:t>an edge</w:t>
      </w:r>
      <w:r>
        <w:rPr>
          <w:rFonts w:ascii="Times New Roman" w:eastAsia="Times New Roman" w:hAnsi="Times New Roman" w:cs="Times New Roman"/>
          <w:color w:val="000000"/>
          <w:sz w:val="20"/>
          <w:szCs w:val="20"/>
        </w:rPr>
        <w:t xml:space="preserve"> is set according to the speed limit, with additional delays at the intersections (Figure </w:t>
      </w:r>
      <w:r>
        <w:rPr>
          <w:rFonts w:ascii="Times New Roman" w:eastAsia="Times New Roman" w:hAnsi="Times New Roman" w:cs="Times New Roman"/>
          <w:sz w:val="20"/>
          <w:szCs w:val="20"/>
        </w:rPr>
        <w:t>5</w:t>
      </w:r>
      <w:r>
        <w:rPr>
          <w:rFonts w:ascii="Times New Roman" w:eastAsia="Times New Roman" w:hAnsi="Times New Roman" w:cs="Times New Roman"/>
          <w:color w:val="000000"/>
          <w:sz w:val="20"/>
          <w:szCs w:val="20"/>
        </w:rPr>
        <w:t>). Figure</w:t>
      </w:r>
      <w:r>
        <w:rPr>
          <w:rFonts w:ascii="Times New Roman" w:eastAsia="Times New Roman" w:hAnsi="Times New Roman" w:cs="Times New Roman"/>
          <w:sz w:val="20"/>
          <w:szCs w:val="20"/>
        </w:rPr>
        <w:t xml:space="preserve"> 6</w:t>
      </w:r>
      <w:r>
        <w:rPr>
          <w:rFonts w:ascii="Times New Roman" w:eastAsia="Times New Roman" w:hAnsi="Times New Roman" w:cs="Times New Roman"/>
          <w:color w:val="000000"/>
          <w:sz w:val="20"/>
          <w:szCs w:val="20"/>
        </w:rPr>
        <w:t xml:space="preserve"> sho</w:t>
      </w:r>
      <w:r>
        <w:rPr>
          <w:rFonts w:ascii="Times New Roman" w:eastAsia="Times New Roman" w:hAnsi="Times New Roman" w:cs="Times New Roman"/>
          <w:color w:val="000000"/>
          <w:sz w:val="20"/>
          <w:szCs w:val="20"/>
        </w:rPr>
        <w:t>ws a cleaned network for the study are</w:t>
      </w:r>
      <w:r>
        <w:rPr>
          <w:rFonts w:ascii="Times New Roman" w:eastAsia="Times New Roman" w:hAnsi="Times New Roman" w:cs="Times New Roman"/>
          <w:sz w:val="20"/>
          <w:szCs w:val="20"/>
        </w:rPr>
        <w:t>a, with</w:t>
      </w:r>
      <w:r>
        <w:rPr>
          <w:rFonts w:ascii="Times New Roman" w:eastAsia="Times New Roman" w:hAnsi="Times New Roman" w:cs="Times New Roman"/>
          <w:color w:val="000000"/>
          <w:sz w:val="20"/>
          <w:szCs w:val="20"/>
        </w:rPr>
        <w:t xml:space="preserve"> 9643 nodes and 26893 </w:t>
      </w:r>
      <w:r>
        <w:rPr>
          <w:rFonts w:ascii="Times New Roman" w:eastAsia="Times New Roman" w:hAnsi="Times New Roman" w:cs="Times New Roman"/>
          <w:sz w:val="20"/>
          <w:szCs w:val="20"/>
        </w:rPr>
        <w:t>edges</w:t>
      </w:r>
      <w:r>
        <w:rPr>
          <w:rFonts w:ascii="Times New Roman" w:eastAsia="Times New Roman" w:hAnsi="Times New Roman" w:cs="Times New Roman"/>
          <w:color w:val="000000"/>
          <w:sz w:val="20"/>
          <w:szCs w:val="20"/>
        </w:rPr>
        <w:t>.</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3167380" cy="13335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t="8982" b="34884"/>
                    <a:stretch>
                      <a:fillRect/>
                    </a:stretch>
                  </pic:blipFill>
                  <pic:spPr>
                    <a:xfrm>
                      <a:off x="0" y="0"/>
                      <a:ext cx="3167380" cy="1333500"/>
                    </a:xfrm>
                    <a:prstGeom prst="rect">
                      <a:avLst/>
                    </a:prstGeom>
                    <a:ln/>
                  </pic:spPr>
                </pic:pic>
              </a:graphicData>
            </a:graphic>
          </wp:inline>
        </w:drawing>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Figure </w:t>
      </w:r>
      <w:r>
        <w:rPr>
          <w:rFonts w:ascii="Times New Roman" w:eastAsia="Times New Roman" w:hAnsi="Times New Roman" w:cs="Times New Roman"/>
          <w:sz w:val="20"/>
          <w:szCs w:val="20"/>
        </w:rPr>
        <w:t>5</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C</w:t>
      </w:r>
      <w:r>
        <w:rPr>
          <w:rFonts w:ascii="Times New Roman" w:eastAsia="Times New Roman" w:hAnsi="Times New Roman" w:cs="Times New Roman"/>
          <w:color w:val="000000"/>
          <w:sz w:val="20"/>
          <w:szCs w:val="20"/>
        </w:rPr>
        <w:t xml:space="preserve">alculating </w:t>
      </w:r>
      <w:r>
        <w:rPr>
          <w:rFonts w:ascii="Times New Roman" w:eastAsia="Times New Roman" w:hAnsi="Times New Roman" w:cs="Times New Roman"/>
          <w:sz w:val="20"/>
          <w:szCs w:val="20"/>
        </w:rPr>
        <w:t>edge</w:t>
      </w:r>
      <w:r>
        <w:rPr>
          <w:rFonts w:ascii="Times New Roman" w:eastAsia="Times New Roman" w:hAnsi="Times New Roman" w:cs="Times New Roman"/>
          <w:color w:val="000000"/>
          <w:sz w:val="20"/>
          <w:szCs w:val="20"/>
        </w:rPr>
        <w:t xml:space="preserve"> attributes.</w:t>
      </w:r>
    </w:p>
    <w:p w:rsidR="001C6A44" w:rsidRDefault="001C6A44">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p>
    <w:p w:rsidR="001C6A44" w:rsidRDefault="00A563DC">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1135318" cy="111975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l="21172" r="21811"/>
                    <a:stretch>
                      <a:fillRect/>
                    </a:stretch>
                  </pic:blipFill>
                  <pic:spPr>
                    <a:xfrm>
                      <a:off x="0" y="0"/>
                      <a:ext cx="1135318" cy="1119750"/>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noProof/>
          <w:color w:val="000000"/>
          <w:sz w:val="20"/>
          <w:szCs w:val="20"/>
        </w:rPr>
        <w:drawing>
          <wp:inline distT="0" distB="0" distL="0" distR="0">
            <wp:extent cx="1876897" cy="1116054"/>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1876897" cy="1116054"/>
                    </a:xfrm>
                    <a:prstGeom prst="rect">
                      <a:avLst/>
                    </a:prstGeom>
                    <a:ln/>
                  </pic:spPr>
                </pic:pic>
              </a:graphicData>
            </a:graphic>
          </wp:inline>
        </w:drawing>
      </w:r>
    </w:p>
    <w:p w:rsidR="001C6A44" w:rsidRDefault="00A563DC">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Figure </w:t>
      </w:r>
      <w:r>
        <w:rPr>
          <w:rFonts w:ascii="Times New Roman" w:eastAsia="Times New Roman" w:hAnsi="Times New Roman" w:cs="Times New Roman"/>
          <w:sz w:val="20"/>
          <w:szCs w:val="20"/>
        </w:rPr>
        <w:t>6</w:t>
      </w:r>
      <w:r>
        <w:rPr>
          <w:rFonts w:ascii="Times New Roman" w:eastAsia="Times New Roman" w:hAnsi="Times New Roman" w:cs="Times New Roman"/>
          <w:color w:val="000000"/>
          <w:sz w:val="20"/>
          <w:szCs w:val="20"/>
        </w:rPr>
        <w:t>. (a) Simplified SF road network. (b) Red: nodes in raw OSM data; black: nodes in the simplified network.</w:t>
      </w:r>
    </w:p>
    <w:p w:rsidR="001C6A44" w:rsidRDefault="00A563DC">
      <w:pPr>
        <w:keepNext/>
        <w:pBdr>
          <w:top w:val="nil"/>
          <w:left w:val="nil"/>
          <w:bottom w:val="nil"/>
          <w:right w:val="nil"/>
          <w:between w:val="nil"/>
        </w:pBdr>
        <w:spacing w:after="60" w:line="240" w:lineRule="auto"/>
        <w:rPr>
          <w:rFonts w:ascii="Times New Roman" w:eastAsia="Times New Roman" w:hAnsi="Times New Roman" w:cs="Times New Roman"/>
          <w:i/>
          <w:color w:val="000000"/>
        </w:rPr>
      </w:pPr>
      <w:r>
        <w:rPr>
          <w:rFonts w:ascii="Times New Roman" w:eastAsia="Times New Roman" w:hAnsi="Times New Roman" w:cs="Times New Roman"/>
          <w:i/>
          <w:color w:val="000000"/>
        </w:rPr>
        <w:t>2.2 Intra-city travel</w:t>
      </w:r>
      <w:r>
        <w:rPr>
          <w:rFonts w:ascii="Times New Roman" w:eastAsia="Times New Roman" w:hAnsi="Times New Roman" w:cs="Times New Roman"/>
          <w:i/>
          <w:color w:val="000000"/>
        </w:rPr>
        <w:t xml:space="preserve"> demand from aggregated data</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OSM data offers a highly accurate representation of the traffic network. However, travel demand data of matching levels of details are hard to obtain. One possibility is to generate a synthetic population based on the demog</w:t>
      </w:r>
      <w:r>
        <w:rPr>
          <w:rFonts w:ascii="Times New Roman" w:eastAsia="Times New Roman" w:hAnsi="Times New Roman" w:cs="Times New Roman"/>
          <w:color w:val="000000"/>
          <w:sz w:val="20"/>
          <w:szCs w:val="20"/>
        </w:rPr>
        <w:t>raphic background as in activity-based models (</w:t>
      </w:r>
      <w:r>
        <w:rPr>
          <w:rFonts w:ascii="Times New Roman" w:eastAsia="Times New Roman" w:hAnsi="Times New Roman" w:cs="Times New Roman"/>
          <w:sz w:val="20"/>
          <w:szCs w:val="20"/>
        </w:rPr>
        <w:t>Galli et al., 2009;</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sz w:val="20"/>
          <w:szCs w:val="20"/>
        </w:rPr>
        <w:t>Ory</w:t>
      </w:r>
      <w:proofErr w:type="spellEnd"/>
      <w:r>
        <w:rPr>
          <w:rFonts w:ascii="Times New Roman" w:eastAsia="Times New Roman" w:hAnsi="Times New Roman" w:cs="Times New Roman"/>
          <w:sz w:val="20"/>
          <w:szCs w:val="20"/>
        </w:rPr>
        <w:t xml:space="preserve"> 2017</w:t>
      </w:r>
      <w:r>
        <w:rPr>
          <w:rFonts w:ascii="Times New Roman" w:eastAsia="Times New Roman" w:hAnsi="Times New Roman" w:cs="Times New Roman"/>
          <w:color w:val="000000"/>
          <w:sz w:val="20"/>
          <w:szCs w:val="20"/>
        </w:rPr>
        <w:t>); another method is to extrapolate zonal-level travel surveys to obtain node-to-node travel demand. The latter approach is adopted in this study to take advantage of existing datasets.</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Zonal-level travel demand: Uber/Lyft pick-ups and drop-offs</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Researchers at the San Francisco County Transportation Authority (SFCTA) and the </w:t>
      </w:r>
      <w:proofErr w:type="spellStart"/>
      <w:r>
        <w:rPr>
          <w:rFonts w:ascii="Times New Roman" w:eastAsia="Times New Roman" w:hAnsi="Times New Roman" w:cs="Times New Roman"/>
          <w:color w:val="000000"/>
          <w:sz w:val="20"/>
          <w:szCs w:val="20"/>
        </w:rPr>
        <w:t>Northeastern</w:t>
      </w:r>
      <w:proofErr w:type="spellEnd"/>
      <w:r>
        <w:rPr>
          <w:rFonts w:ascii="Times New Roman" w:eastAsia="Times New Roman" w:hAnsi="Times New Roman" w:cs="Times New Roman"/>
          <w:color w:val="000000"/>
          <w:sz w:val="20"/>
          <w:szCs w:val="20"/>
        </w:rPr>
        <w:t xml:space="preserve"> University collected, analysed and released data on passenger pick-ups and drop-offs by the Transportation Network Companies (TNCs, including Uber and Lyft) in Sa</w:t>
      </w:r>
      <w:r>
        <w:rPr>
          <w:rFonts w:ascii="Times New Roman" w:eastAsia="Times New Roman" w:hAnsi="Times New Roman" w:cs="Times New Roman"/>
          <w:color w:val="000000"/>
          <w:sz w:val="20"/>
          <w:szCs w:val="20"/>
        </w:rPr>
        <w:t>n Francisco (SFCTA, 2017). Through their analysis, they reported that the TNCs account for about 15% of all intra-San Francisco vehicle trips, making it moderately representative of the overall traffic pattern. Despite the rather short data collection peri</w:t>
      </w:r>
      <w:r>
        <w:rPr>
          <w:rFonts w:ascii="Times New Roman" w:eastAsia="Times New Roman" w:hAnsi="Times New Roman" w:cs="Times New Roman"/>
          <w:color w:val="000000"/>
          <w:sz w:val="20"/>
          <w:szCs w:val="20"/>
        </w:rPr>
        <w:t xml:space="preserve">od, this dataset is </w:t>
      </w:r>
      <w:r>
        <w:rPr>
          <w:rFonts w:ascii="Times New Roman" w:eastAsia="Times New Roman" w:hAnsi="Times New Roman" w:cs="Times New Roman"/>
          <w:sz w:val="20"/>
          <w:szCs w:val="20"/>
        </w:rPr>
        <w:t>utilised</w:t>
      </w:r>
      <w:r>
        <w:rPr>
          <w:rFonts w:ascii="Times New Roman" w:eastAsia="Times New Roman" w:hAnsi="Times New Roman" w:cs="Times New Roman"/>
          <w:color w:val="000000"/>
          <w:sz w:val="20"/>
          <w:szCs w:val="20"/>
        </w:rPr>
        <w:t xml:space="preserve"> to inform the intra-city travel demand due to its representativeness and high </w:t>
      </w:r>
      <w:r>
        <w:rPr>
          <w:rFonts w:ascii="Times New Roman" w:eastAsia="Times New Roman" w:hAnsi="Times New Roman" w:cs="Times New Roman"/>
          <w:sz w:val="20"/>
          <w:szCs w:val="20"/>
        </w:rPr>
        <w:t>spatiotemporal</w:t>
      </w:r>
      <w:r>
        <w:rPr>
          <w:rFonts w:ascii="Times New Roman" w:eastAsia="Times New Roman" w:hAnsi="Times New Roman" w:cs="Times New Roman"/>
          <w:color w:val="000000"/>
          <w:sz w:val="20"/>
          <w:szCs w:val="20"/>
        </w:rPr>
        <w:t xml:space="preserve"> resolutions (Table 1).</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Table 1. Pros and Cons of SFCTA TNCs data</w:t>
      </w:r>
    </w:p>
    <w:tbl>
      <w:tblPr>
        <w:tblStyle w:val="a"/>
        <w:tblW w:w="4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6"/>
        <w:gridCol w:w="2098"/>
        <w:gridCol w:w="1864"/>
      </w:tblGrid>
      <w:tr w:rsidR="001C6A44">
        <w:tc>
          <w:tcPr>
            <w:tcW w:w="1016" w:type="dxa"/>
          </w:tcPr>
          <w:p w:rsidR="001C6A44" w:rsidRDefault="001C6A44">
            <w:pPr>
              <w:pBdr>
                <w:top w:val="nil"/>
                <w:left w:val="nil"/>
                <w:bottom w:val="nil"/>
                <w:right w:val="nil"/>
                <w:between w:val="nil"/>
              </w:pBdr>
              <w:spacing w:after="200"/>
              <w:jc w:val="both"/>
              <w:rPr>
                <w:rFonts w:ascii="Times New Roman" w:eastAsia="Times New Roman" w:hAnsi="Times New Roman" w:cs="Times New Roman"/>
                <w:color w:val="000000"/>
                <w:sz w:val="20"/>
                <w:szCs w:val="20"/>
              </w:rPr>
            </w:pPr>
          </w:p>
        </w:tc>
        <w:tc>
          <w:tcPr>
            <w:tcW w:w="2098" w:type="dxa"/>
          </w:tcPr>
          <w:p w:rsidR="001C6A44" w:rsidRDefault="00A563DC">
            <w:pPr>
              <w:pBdr>
                <w:top w:val="nil"/>
                <w:left w:val="nil"/>
                <w:bottom w:val="nil"/>
                <w:right w:val="nil"/>
                <w:between w:val="nil"/>
              </w:pBdr>
              <w:spacing w:after="20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Spatial data</w:t>
            </w:r>
          </w:p>
        </w:tc>
        <w:tc>
          <w:tcPr>
            <w:tcW w:w="1864" w:type="dxa"/>
          </w:tcPr>
          <w:p w:rsidR="001C6A44" w:rsidRDefault="00A563DC">
            <w:pPr>
              <w:pBdr>
                <w:top w:val="nil"/>
                <w:left w:val="nil"/>
                <w:bottom w:val="nil"/>
                <w:right w:val="nil"/>
                <w:between w:val="nil"/>
              </w:pBdr>
              <w:spacing w:after="20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Temporal data</w:t>
            </w:r>
          </w:p>
        </w:tc>
      </w:tr>
      <w:tr w:rsidR="001C6A44">
        <w:tc>
          <w:tcPr>
            <w:tcW w:w="1016" w:type="dxa"/>
          </w:tcPr>
          <w:p w:rsidR="001C6A44" w:rsidRDefault="00A563DC">
            <w:pPr>
              <w:pBdr>
                <w:top w:val="nil"/>
                <w:left w:val="nil"/>
                <w:bottom w:val="nil"/>
                <w:right w:val="nil"/>
                <w:between w:val="nil"/>
              </w:pBdr>
              <w:spacing w:after="20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Pros: high resolution</w:t>
            </w:r>
          </w:p>
        </w:tc>
        <w:tc>
          <w:tcPr>
            <w:tcW w:w="2098" w:type="dxa"/>
          </w:tcPr>
          <w:p w:rsidR="001C6A44" w:rsidRDefault="00A563DC">
            <w:pPr>
              <w:pBdr>
                <w:top w:val="nil"/>
                <w:left w:val="nil"/>
                <w:bottom w:val="nil"/>
                <w:right w:val="nil"/>
                <w:between w:val="nil"/>
              </w:pBdr>
              <w:spacing w:after="20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Origins &amp; destinat</w:t>
            </w:r>
            <w:r>
              <w:rPr>
                <w:rFonts w:ascii="Times New Roman" w:eastAsia="Times New Roman" w:hAnsi="Times New Roman" w:cs="Times New Roman"/>
                <w:color w:val="000000"/>
                <w:sz w:val="20"/>
                <w:szCs w:val="20"/>
              </w:rPr>
              <w:t xml:space="preserve">ions associated </w:t>
            </w:r>
            <w:r>
              <w:rPr>
                <w:rFonts w:ascii="Times New Roman" w:eastAsia="Times New Roman" w:hAnsi="Times New Roman" w:cs="Times New Roman"/>
                <w:sz w:val="20"/>
                <w:szCs w:val="20"/>
              </w:rPr>
              <w:t>with</w:t>
            </w:r>
            <w:r>
              <w:rPr>
                <w:rFonts w:ascii="Times New Roman" w:eastAsia="Times New Roman" w:hAnsi="Times New Roman" w:cs="Times New Roman"/>
                <w:color w:val="000000"/>
                <w:sz w:val="20"/>
                <w:szCs w:val="20"/>
              </w:rPr>
              <w:t xml:space="preserve"> 981 Traffic Analysis Zones (TAZs), each containing 4-8 blocks.</w:t>
            </w:r>
          </w:p>
        </w:tc>
        <w:tc>
          <w:tcPr>
            <w:tcW w:w="1864" w:type="dxa"/>
          </w:tcPr>
          <w:p w:rsidR="001C6A44" w:rsidRDefault="00A563DC">
            <w:pPr>
              <w:pBdr>
                <w:top w:val="nil"/>
                <w:left w:val="nil"/>
                <w:bottom w:val="nil"/>
                <w:right w:val="nil"/>
                <w:between w:val="nil"/>
              </w:pBdr>
              <w:spacing w:after="20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Origins &amp; destinations associated </w:t>
            </w:r>
            <w:r>
              <w:rPr>
                <w:rFonts w:ascii="Times New Roman" w:eastAsia="Times New Roman" w:hAnsi="Times New Roman" w:cs="Times New Roman"/>
                <w:sz w:val="20"/>
                <w:szCs w:val="20"/>
              </w:rPr>
              <w:t>with</w:t>
            </w:r>
            <w:r>
              <w:rPr>
                <w:rFonts w:ascii="Times New Roman" w:eastAsia="Times New Roman" w:hAnsi="Times New Roman" w:cs="Times New Roman"/>
                <w:color w:val="000000"/>
                <w:sz w:val="20"/>
                <w:szCs w:val="20"/>
              </w:rPr>
              <w:t xml:space="preserve"> a specific hour of the week.</w:t>
            </w:r>
          </w:p>
        </w:tc>
      </w:tr>
      <w:tr w:rsidR="001C6A44">
        <w:tc>
          <w:tcPr>
            <w:tcW w:w="1016" w:type="dxa"/>
          </w:tcPr>
          <w:p w:rsidR="001C6A44" w:rsidRDefault="00A563DC">
            <w:pPr>
              <w:pBdr>
                <w:top w:val="nil"/>
                <w:left w:val="nil"/>
                <w:bottom w:val="nil"/>
                <w:right w:val="nil"/>
                <w:between w:val="nil"/>
              </w:pBdr>
              <w:spacing w:after="20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Cons: limited coverage</w:t>
            </w:r>
          </w:p>
        </w:tc>
        <w:tc>
          <w:tcPr>
            <w:tcW w:w="2098" w:type="dxa"/>
          </w:tcPr>
          <w:p w:rsidR="001C6A44" w:rsidRDefault="00A563DC">
            <w:pPr>
              <w:pBdr>
                <w:top w:val="nil"/>
                <w:left w:val="nil"/>
                <w:bottom w:val="nil"/>
                <w:right w:val="nil"/>
                <w:between w:val="nil"/>
              </w:pBdr>
              <w:spacing w:after="20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Only trips starts &amp; ends in SF considered.</w:t>
            </w:r>
          </w:p>
        </w:tc>
        <w:tc>
          <w:tcPr>
            <w:tcW w:w="1864" w:type="dxa"/>
          </w:tcPr>
          <w:p w:rsidR="001C6A44" w:rsidRDefault="00A563DC">
            <w:pPr>
              <w:pBdr>
                <w:top w:val="nil"/>
                <w:left w:val="nil"/>
                <w:bottom w:val="nil"/>
                <w:right w:val="nil"/>
                <w:between w:val="nil"/>
              </w:pBdr>
              <w:spacing w:after="20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 weeks: mid-Nov to mid-Dec, 2016.</w:t>
            </w:r>
          </w:p>
        </w:tc>
      </w:tr>
    </w:tbl>
    <w:p w:rsidR="001C6A44" w:rsidRDefault="001C6A44">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 xml:space="preserve">Generating </w:t>
      </w:r>
      <w:r>
        <w:rPr>
          <w:rFonts w:ascii="Times New Roman" w:eastAsia="Times New Roman" w:hAnsi="Times New Roman" w:cs="Times New Roman"/>
          <w:i/>
          <w:sz w:val="20"/>
          <w:szCs w:val="20"/>
        </w:rPr>
        <w:t>disaggregated nodal-level</w:t>
      </w:r>
      <w:r>
        <w:rPr>
          <w:rFonts w:ascii="Times New Roman" w:eastAsia="Times New Roman" w:hAnsi="Times New Roman" w:cs="Times New Roman"/>
          <w:i/>
          <w:color w:val="000000"/>
          <w:sz w:val="20"/>
          <w:szCs w:val="20"/>
        </w:rPr>
        <w:t xml:space="preserve"> travel demand</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Figure </w:t>
      </w:r>
      <w:r>
        <w:rPr>
          <w:rFonts w:ascii="Times New Roman" w:eastAsia="Times New Roman" w:hAnsi="Times New Roman" w:cs="Times New Roman"/>
          <w:sz w:val="20"/>
          <w:szCs w:val="20"/>
        </w:rPr>
        <w:t>7</w:t>
      </w:r>
      <w:r>
        <w:rPr>
          <w:rFonts w:ascii="Times New Roman" w:eastAsia="Times New Roman" w:hAnsi="Times New Roman" w:cs="Times New Roman"/>
          <w:color w:val="000000"/>
          <w:sz w:val="20"/>
          <w:szCs w:val="20"/>
        </w:rPr>
        <w:t xml:space="preserve">(a) shows the TNC passenger pick-ups for each Traffic Analysis Zones (TAZs) on a typical Monday at </w:t>
      </w:r>
      <w:r>
        <w:rPr>
          <w:rFonts w:ascii="Times New Roman" w:eastAsia="Times New Roman" w:hAnsi="Times New Roman" w:cs="Times New Roman"/>
          <w:sz w:val="20"/>
          <w:szCs w:val="20"/>
        </w:rPr>
        <w:t>9 AM</w:t>
      </w:r>
      <w:r>
        <w:rPr>
          <w:rFonts w:ascii="Times New Roman" w:eastAsia="Times New Roman" w:hAnsi="Times New Roman" w:cs="Times New Roman"/>
          <w:color w:val="000000"/>
          <w:sz w:val="20"/>
          <w:szCs w:val="20"/>
        </w:rPr>
        <w:t xml:space="preserve">. The rest of the dataset is similar to Figure </w:t>
      </w:r>
      <w:r>
        <w:rPr>
          <w:rFonts w:ascii="Times New Roman" w:eastAsia="Times New Roman" w:hAnsi="Times New Roman" w:cs="Times New Roman"/>
          <w:sz w:val="20"/>
          <w:szCs w:val="20"/>
        </w:rPr>
        <w:t>7</w:t>
      </w:r>
      <w:r>
        <w:rPr>
          <w:rFonts w:ascii="Times New Roman" w:eastAsia="Times New Roman" w:hAnsi="Times New Roman" w:cs="Times New Roman"/>
          <w:color w:val="000000"/>
          <w:sz w:val="20"/>
          <w:szCs w:val="20"/>
        </w:rPr>
        <w:t>(a), except for the time (24 hours in a seven-day week) and events (pick-ups or drop-offs).</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The hourly TN</w:t>
      </w:r>
      <w:r>
        <w:rPr>
          <w:rFonts w:ascii="Times New Roman" w:eastAsia="Times New Roman" w:hAnsi="Times New Roman" w:cs="Times New Roman"/>
          <w:sz w:val="20"/>
          <w:szCs w:val="20"/>
        </w:rPr>
        <w:t xml:space="preserve">C pick-ups and </w:t>
      </w:r>
      <w:proofErr w:type="spellStart"/>
      <w:r>
        <w:rPr>
          <w:rFonts w:ascii="Times New Roman" w:eastAsia="Times New Roman" w:hAnsi="Times New Roman" w:cs="Times New Roman"/>
          <w:sz w:val="20"/>
          <w:szCs w:val="20"/>
        </w:rPr>
        <w:t>dropoffs</w:t>
      </w:r>
      <w:proofErr w:type="spellEnd"/>
      <w:r>
        <w:rPr>
          <w:rFonts w:ascii="Times New Roman" w:eastAsia="Times New Roman" w:hAnsi="Times New Roman" w:cs="Times New Roman"/>
          <w:sz w:val="20"/>
          <w:szCs w:val="20"/>
        </w:rPr>
        <w:t xml:space="preserve"> are scaled</w:t>
      </w:r>
      <w:r>
        <w:rPr>
          <w:rFonts w:ascii="Times New Roman" w:eastAsia="Times New Roman" w:hAnsi="Times New Roman" w:cs="Times New Roman"/>
          <w:color w:val="000000"/>
          <w:sz w:val="20"/>
          <w:szCs w:val="20"/>
        </w:rPr>
        <w:t xml:space="preserve"> to </w:t>
      </w:r>
      <w:r>
        <w:rPr>
          <w:rFonts w:ascii="Times New Roman" w:eastAsia="Times New Roman" w:hAnsi="Times New Roman" w:cs="Times New Roman"/>
          <w:sz w:val="20"/>
          <w:szCs w:val="20"/>
        </w:rPr>
        <w:t>obtain</w:t>
      </w:r>
      <w:r>
        <w:rPr>
          <w:rFonts w:ascii="Times New Roman" w:eastAsia="Times New Roman" w:hAnsi="Times New Roman" w:cs="Times New Roman"/>
          <w:color w:val="000000"/>
          <w:sz w:val="20"/>
          <w:szCs w:val="20"/>
        </w:rPr>
        <w:t xml:space="preserve"> the </w:t>
      </w:r>
      <w:r>
        <w:rPr>
          <w:rFonts w:ascii="Times New Roman" w:eastAsia="Times New Roman" w:hAnsi="Times New Roman" w:cs="Times New Roman"/>
          <w:sz w:val="20"/>
          <w:szCs w:val="20"/>
        </w:rPr>
        <w:t>all</w:t>
      </w:r>
      <w:r>
        <w:rPr>
          <w:rFonts w:ascii="Times New Roman" w:eastAsia="Times New Roman" w:hAnsi="Times New Roman" w:cs="Times New Roman"/>
          <w:color w:val="000000"/>
          <w:sz w:val="20"/>
          <w:szCs w:val="20"/>
        </w:rPr>
        <w:t xml:space="preserve"> intra-SF vehicular travel demand</w:t>
      </w:r>
      <w:r>
        <w:rPr>
          <w:rFonts w:ascii="Times New Roman" w:eastAsia="Times New Roman" w:hAnsi="Times New Roman" w:cs="Times New Roman"/>
          <w:sz w:val="20"/>
          <w:szCs w:val="20"/>
        </w:rPr>
        <w:t xml:space="preserve"> for each hour. The all vehicular travel demand </w:t>
      </w:r>
      <w:proofErr w:type="gramStart"/>
      <w:r>
        <w:rPr>
          <w:rFonts w:ascii="Times New Roman" w:eastAsia="Times New Roman" w:hAnsi="Times New Roman" w:cs="Times New Roman"/>
          <w:sz w:val="20"/>
          <w:szCs w:val="20"/>
        </w:rPr>
        <w:t>include</w:t>
      </w:r>
      <w:proofErr w:type="gramEnd"/>
      <w:r>
        <w:rPr>
          <w:rFonts w:ascii="Times New Roman" w:eastAsia="Times New Roman" w:hAnsi="Times New Roman" w:cs="Times New Roman"/>
          <w:sz w:val="20"/>
          <w:szCs w:val="20"/>
        </w:rPr>
        <w:t xml:space="preserve"> trips made 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not only the TNCs</w:t>
      </w:r>
      <w:r>
        <w:rPr>
          <w:rFonts w:ascii="Times New Roman" w:eastAsia="Times New Roman" w:hAnsi="Times New Roman" w:cs="Times New Roman"/>
          <w:color w:val="000000"/>
          <w:sz w:val="20"/>
          <w:szCs w:val="20"/>
        </w:rPr>
        <w:t>, but also taxis</w:t>
      </w:r>
      <w:r>
        <w:rPr>
          <w:rFonts w:ascii="Times New Roman" w:eastAsia="Times New Roman" w:hAnsi="Times New Roman" w:cs="Times New Roman"/>
          <w:sz w:val="20"/>
          <w:szCs w:val="20"/>
        </w:rPr>
        <w:t>,</w:t>
      </w:r>
      <w:r>
        <w:rPr>
          <w:rFonts w:ascii="Times New Roman" w:eastAsia="Times New Roman" w:hAnsi="Times New Roman" w:cs="Times New Roman"/>
          <w:color w:val="000000"/>
          <w:sz w:val="20"/>
          <w:szCs w:val="20"/>
        </w:rPr>
        <w:t xml:space="preserve"> private </w:t>
      </w:r>
      <w:r>
        <w:rPr>
          <w:rFonts w:ascii="Times New Roman" w:eastAsia="Times New Roman" w:hAnsi="Times New Roman" w:cs="Times New Roman"/>
          <w:sz w:val="20"/>
          <w:szCs w:val="20"/>
        </w:rPr>
        <w:t>autos and public transit vehicles (SFCTA, 2017)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Figure 7(</w:t>
      </w:r>
      <w:r>
        <w:rPr>
          <w:rFonts w:ascii="Times New Roman" w:eastAsia="Times New Roman" w:hAnsi="Times New Roman" w:cs="Times New Roman"/>
          <w:sz w:val="20"/>
          <w:szCs w:val="20"/>
        </w:rPr>
        <w:t>b) shows the e</w:t>
      </w:r>
      <w:r>
        <w:rPr>
          <w:rFonts w:ascii="Times New Roman" w:eastAsia="Times New Roman" w:hAnsi="Times New Roman" w:cs="Times New Roman"/>
          <w:color w:val="000000"/>
          <w:sz w:val="20"/>
          <w:szCs w:val="20"/>
        </w:rPr>
        <w:t>stimated ratios between the numbers of TNC and of all vehicular trips by time periods and supervisorial districts (SFCTA</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2017). </w:t>
      </w:r>
      <w:r>
        <w:rPr>
          <w:rFonts w:ascii="Times New Roman" w:eastAsia="Times New Roman" w:hAnsi="Times New Roman" w:cs="Times New Roman"/>
          <w:sz w:val="20"/>
          <w:szCs w:val="20"/>
        </w:rPr>
        <w:t>Contrary to the general traffic behaviour</w:t>
      </w:r>
      <w:r>
        <w:rPr>
          <w:rFonts w:ascii="Times New Roman" w:eastAsia="Times New Roman" w:hAnsi="Times New Roman" w:cs="Times New Roman"/>
          <w:color w:val="000000"/>
          <w:sz w:val="20"/>
          <w:szCs w:val="20"/>
        </w:rPr>
        <w:t>, the proportions of TNC trips are lower during peak hours, which may su</w:t>
      </w:r>
      <w:r>
        <w:rPr>
          <w:rFonts w:ascii="Times New Roman" w:eastAsia="Times New Roman" w:hAnsi="Times New Roman" w:cs="Times New Roman"/>
          <w:color w:val="000000"/>
          <w:sz w:val="20"/>
          <w:szCs w:val="20"/>
        </w:rPr>
        <w:t xml:space="preserve">ggest that commuter trips during peak hours are still primarily taken by private cars. Also, the TNC trip ratios are higher in downtown, indicating better coverage of TNC services in these areas. TNC pick-ups </w:t>
      </w:r>
      <w:r>
        <w:rPr>
          <w:rFonts w:ascii="Times New Roman" w:eastAsia="Times New Roman" w:hAnsi="Times New Roman" w:cs="Times New Roman"/>
          <w:color w:val="000000"/>
          <w:sz w:val="20"/>
          <w:szCs w:val="20"/>
        </w:rPr>
        <w:lastRenderedPageBreak/>
        <w:t xml:space="preserve">and drop-offs as shown in Figure </w:t>
      </w:r>
      <w:r>
        <w:rPr>
          <w:rFonts w:ascii="Times New Roman" w:eastAsia="Times New Roman" w:hAnsi="Times New Roman" w:cs="Times New Roman"/>
          <w:sz w:val="20"/>
          <w:szCs w:val="20"/>
        </w:rPr>
        <w:t>7</w:t>
      </w:r>
      <w:r>
        <w:rPr>
          <w:rFonts w:ascii="Times New Roman" w:eastAsia="Times New Roman" w:hAnsi="Times New Roman" w:cs="Times New Roman"/>
          <w:color w:val="000000"/>
          <w:sz w:val="20"/>
          <w:szCs w:val="20"/>
        </w:rPr>
        <w:t xml:space="preserve">(a) are </w:t>
      </w:r>
      <w:r>
        <w:rPr>
          <w:rFonts w:ascii="Times New Roman" w:eastAsia="Times New Roman" w:hAnsi="Times New Roman" w:cs="Times New Roman"/>
          <w:sz w:val="20"/>
          <w:szCs w:val="20"/>
        </w:rPr>
        <w:t>scale</w:t>
      </w:r>
      <w:r>
        <w:rPr>
          <w:rFonts w:ascii="Times New Roman" w:eastAsia="Times New Roman" w:hAnsi="Times New Roman" w:cs="Times New Roman"/>
          <w:sz w:val="20"/>
          <w:szCs w:val="20"/>
        </w:rPr>
        <w:t>d</w:t>
      </w:r>
      <w:r>
        <w:rPr>
          <w:rFonts w:ascii="Times New Roman" w:eastAsia="Times New Roman" w:hAnsi="Times New Roman" w:cs="Times New Roman"/>
          <w:color w:val="000000"/>
          <w:sz w:val="20"/>
          <w:szCs w:val="20"/>
        </w:rPr>
        <w:t xml:space="preserve"> by the TNC trip ratios as shown in Figure </w:t>
      </w:r>
      <w:r>
        <w:rPr>
          <w:rFonts w:ascii="Times New Roman" w:eastAsia="Times New Roman" w:hAnsi="Times New Roman" w:cs="Times New Roman"/>
          <w:sz w:val="20"/>
          <w:szCs w:val="20"/>
        </w:rPr>
        <w:t>7</w:t>
      </w:r>
      <w:r>
        <w:rPr>
          <w:rFonts w:ascii="Times New Roman" w:eastAsia="Times New Roman" w:hAnsi="Times New Roman" w:cs="Times New Roman"/>
          <w:color w:val="000000"/>
          <w:sz w:val="20"/>
          <w:szCs w:val="20"/>
        </w:rPr>
        <w:t xml:space="preserve">(b) to obtain the origin and destination counts by the hour and TAZ for all vehicular traffic. For example, on average there are 11.8 </w:t>
      </w:r>
      <w:r>
        <w:rPr>
          <w:rFonts w:ascii="Times New Roman" w:eastAsia="Times New Roman" w:hAnsi="Times New Roman" w:cs="Times New Roman"/>
          <w:sz w:val="20"/>
          <w:szCs w:val="20"/>
        </w:rPr>
        <w:t>TNC</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 xml:space="preserve">pick-ups in </w:t>
      </w:r>
      <w:r>
        <w:rPr>
          <w:rFonts w:ascii="Times New Roman" w:eastAsia="Times New Roman" w:hAnsi="Times New Roman" w:cs="Times New Roman"/>
          <w:color w:val="000000"/>
          <w:sz w:val="20"/>
          <w:szCs w:val="20"/>
        </w:rPr>
        <w:t>TAZ 6</w:t>
      </w:r>
      <w:r>
        <w:rPr>
          <w:rFonts w:ascii="Times New Roman" w:eastAsia="Times New Roman" w:hAnsi="Times New Roman" w:cs="Times New Roman"/>
          <w:sz w:val="20"/>
          <w:szCs w:val="20"/>
        </w:rPr>
        <w:t>21 in downtown SF on a typical Monday at 9 AM (circled i</w:t>
      </w:r>
      <w:r>
        <w:rPr>
          <w:rFonts w:ascii="Times New Roman" w:eastAsia="Times New Roman" w:hAnsi="Times New Roman" w:cs="Times New Roman"/>
          <w:sz w:val="20"/>
          <w:szCs w:val="20"/>
        </w:rPr>
        <w:t xml:space="preserve">n Figure 7(a)). Since it belongs to supervisorial district 6 (circled in Figure 7(b)), the ratio between TNC traffic and all vehicular traffic is estimated to be 32% at that hour. </w:t>
      </w:r>
      <w:proofErr w:type="gramStart"/>
      <w:r>
        <w:rPr>
          <w:rFonts w:ascii="Times New Roman" w:eastAsia="Times New Roman" w:hAnsi="Times New Roman" w:cs="Times New Roman"/>
          <w:sz w:val="20"/>
          <w:szCs w:val="20"/>
        </w:rPr>
        <w:t>So</w:t>
      </w:r>
      <w:proofErr w:type="gramEnd"/>
      <w:r>
        <w:rPr>
          <w:rFonts w:ascii="Times New Roman" w:eastAsia="Times New Roman" w:hAnsi="Times New Roman" w:cs="Times New Roman"/>
          <w:sz w:val="20"/>
          <w:szCs w:val="20"/>
        </w:rPr>
        <w:t xml:space="preserve"> the number of all vehicular trips leaving TAZ 621 on Monday at 9 AM is ca</w:t>
      </w:r>
      <w:r>
        <w:rPr>
          <w:rFonts w:ascii="Times New Roman" w:eastAsia="Times New Roman" w:hAnsi="Times New Roman" w:cs="Times New Roman"/>
          <w:sz w:val="20"/>
          <w:szCs w:val="20"/>
        </w:rPr>
        <w:t>lculated as 11.8/0.32 = 36.9.</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rPr>
        <w:drawing>
          <wp:inline distT="114300" distB="114300" distL="114300" distR="114300">
            <wp:extent cx="3162300" cy="127635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t="24497" b="21686"/>
                    <a:stretch>
                      <a:fillRect/>
                    </a:stretch>
                  </pic:blipFill>
                  <pic:spPr>
                    <a:xfrm>
                      <a:off x="0" y="0"/>
                      <a:ext cx="3162300" cy="1276350"/>
                    </a:xfrm>
                    <a:prstGeom prst="rect">
                      <a:avLst/>
                    </a:prstGeom>
                    <a:ln/>
                  </pic:spPr>
                </pic:pic>
              </a:graphicData>
            </a:graphic>
          </wp:inline>
        </w:drawing>
      </w:r>
      <w:r>
        <w:rPr>
          <w:rFonts w:ascii="Times New Roman" w:eastAsia="Times New Roman" w:hAnsi="Times New Roman" w:cs="Times New Roman"/>
          <w:color w:val="000000"/>
          <w:sz w:val="20"/>
          <w:szCs w:val="20"/>
        </w:rPr>
        <w:t xml:space="preserve">Figure </w:t>
      </w:r>
      <w:r>
        <w:rPr>
          <w:rFonts w:ascii="Times New Roman" w:eastAsia="Times New Roman" w:hAnsi="Times New Roman" w:cs="Times New Roman"/>
          <w:sz w:val="20"/>
          <w:szCs w:val="20"/>
        </w:rPr>
        <w:t>7</w:t>
      </w:r>
      <w:r>
        <w:rPr>
          <w:rFonts w:ascii="Times New Roman" w:eastAsia="Times New Roman" w:hAnsi="Times New Roman" w:cs="Times New Roman"/>
          <w:color w:val="000000"/>
          <w:sz w:val="20"/>
          <w:szCs w:val="20"/>
        </w:rPr>
        <w:t xml:space="preserve">. (a) TNC pick-ups on Monday at </w:t>
      </w:r>
      <w:r>
        <w:rPr>
          <w:rFonts w:ascii="Times New Roman" w:eastAsia="Times New Roman" w:hAnsi="Times New Roman" w:cs="Times New Roman"/>
          <w:sz w:val="20"/>
          <w:szCs w:val="20"/>
        </w:rPr>
        <w:t>9 AM.</w:t>
      </w:r>
      <w:r>
        <w:rPr>
          <w:rFonts w:ascii="Times New Roman" w:eastAsia="Times New Roman" w:hAnsi="Times New Roman" w:cs="Times New Roman"/>
          <w:color w:val="000000"/>
          <w:sz w:val="20"/>
          <w:szCs w:val="20"/>
        </w:rPr>
        <w:t xml:space="preserve"> (b) Percentages of TNC trips in all vehicle trips by time periods and supervisorial districts (reproduced from SFCTA, 2017).</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next step is to connect the origin zones to destination zones via sampling, producing a list of origin-des</w:t>
      </w:r>
      <w:r>
        <w:rPr>
          <w:rFonts w:ascii="Times New Roman" w:eastAsia="Times New Roman" w:hAnsi="Times New Roman" w:cs="Times New Roman"/>
          <w:sz w:val="20"/>
          <w:szCs w:val="20"/>
        </w:rPr>
        <w:t>tination zone pairs</w:t>
      </w:r>
      <w:r>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Like many other travel surveys, the TNC dataset only tells the total number of trips starting (ending) in each zone, but not their corresponding destinations (origins). To match the origins to destinations, a sampling scheme is adopted. For each hour, the</w:t>
      </w:r>
      <w:r>
        <w:rPr>
          <w:rFonts w:ascii="Times New Roman" w:eastAsia="Times New Roman" w:hAnsi="Times New Roman" w:cs="Times New Roman"/>
          <w:color w:val="000000"/>
          <w:sz w:val="20"/>
          <w:szCs w:val="20"/>
        </w:rPr>
        <w:t xml:space="preserve"> total hourly intra-SF vehicular </w:t>
      </w:r>
      <w:r>
        <w:rPr>
          <w:rFonts w:ascii="Times New Roman" w:eastAsia="Times New Roman" w:hAnsi="Times New Roman" w:cs="Times New Roman"/>
          <w:sz w:val="20"/>
          <w:szCs w:val="20"/>
        </w:rPr>
        <w:t>trip count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taken as the average of the “total origin counts” and “total destination counts” in all TAZs (these two values are different, but very close). The TAZ-level origins/destinations are normalised to represent the</w:t>
      </w:r>
      <w:r>
        <w:rPr>
          <w:rFonts w:ascii="Times New Roman" w:eastAsia="Times New Roman" w:hAnsi="Times New Roman" w:cs="Times New Roman"/>
          <w:color w:val="000000"/>
          <w:sz w:val="20"/>
          <w:szCs w:val="20"/>
        </w:rPr>
        <w:t xml:space="preserve"> probability of a trip starting/ending in each of the 981 TAZs. A list of TAZ pairs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sampled based on these probabilities.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trip with distance of 1</w:t>
      </w:r>
      <w:r>
        <w:rPr>
          <w:rFonts w:ascii="Times New Roman" w:eastAsia="Times New Roman" w:hAnsi="Times New Roman" w:cs="Times New Roman"/>
          <w:sz w:val="20"/>
          <w:szCs w:val="20"/>
        </w:rPr>
        <w:t>.6-3.2 km (1-2 miles) is considered walkable or bikeable (Riggs, 2014).</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sz w:val="20"/>
          <w:szCs w:val="20"/>
        </w:rPr>
        <w:t>So</w:t>
      </w:r>
      <w:proofErr w:type="gramEnd"/>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if the distance between the cen</w:t>
      </w:r>
      <w:r>
        <w:rPr>
          <w:rFonts w:ascii="Times New Roman" w:eastAsia="Times New Roman" w:hAnsi="Times New Roman" w:cs="Times New Roman"/>
          <w:color w:val="000000"/>
          <w:sz w:val="20"/>
          <w:szCs w:val="20"/>
        </w:rPr>
        <w:t xml:space="preserve">troids of a sampled TAZ pair is </w:t>
      </w:r>
      <w:r>
        <w:rPr>
          <w:rFonts w:ascii="Times New Roman" w:eastAsia="Times New Roman" w:hAnsi="Times New Roman" w:cs="Times New Roman"/>
          <w:sz w:val="20"/>
          <w:szCs w:val="20"/>
        </w:rPr>
        <w:t>less</w:t>
      </w:r>
      <w:r>
        <w:rPr>
          <w:rFonts w:ascii="Times New Roman" w:eastAsia="Times New Roman" w:hAnsi="Times New Roman" w:cs="Times New Roman"/>
          <w:color w:val="000000"/>
          <w:sz w:val="20"/>
          <w:szCs w:val="20"/>
        </w:rPr>
        <w:t xml:space="preserve"> than 2.5 km (about 30 minutes</w:t>
      </w:r>
      <w:r>
        <w:rPr>
          <w:rFonts w:ascii="Times New Roman" w:eastAsia="Times New Roman" w:hAnsi="Times New Roman" w:cs="Times New Roman"/>
          <w:sz w:val="20"/>
          <w:szCs w:val="20"/>
        </w:rPr>
        <w:t xml:space="preserve"> walking),</w:t>
      </w:r>
      <w:ins w:id="3" w:author="Kenichi Soga" w:date="2019-01-13T10:21:00Z">
        <w:r w:rsidR="00B6687C">
          <w:rPr>
            <w:rFonts w:ascii="Times New Roman" w:eastAsia="Times New Roman" w:hAnsi="Times New Roman" w:cs="Times New Roman"/>
            <w:sz w:val="20"/>
            <w:szCs w:val="20"/>
          </w:rPr>
          <w:t xml:space="preserve"> </w:t>
        </w:r>
      </w:ins>
      <w:del w:id="4" w:author="Kenichi Soga" w:date="2019-01-13T10:21:00Z">
        <w:r w:rsidDel="00B6687C">
          <w:rPr>
            <w:rFonts w:ascii="Times New Roman" w:eastAsia="Times New Roman" w:hAnsi="Times New Roman" w:cs="Times New Roman"/>
            <w:sz w:val="20"/>
            <w:szCs w:val="20"/>
          </w:rPr>
          <w:delText xml:space="preserve">  </w:delText>
        </w:r>
      </w:del>
      <w:r>
        <w:rPr>
          <w:rFonts w:ascii="Times New Roman" w:eastAsia="Times New Roman" w:hAnsi="Times New Roman" w:cs="Times New Roman"/>
          <w:sz w:val="20"/>
          <w:szCs w:val="20"/>
        </w:rPr>
        <w:t>the TAZ pair will not be included as it is assumed that this trip will be taken by walking or other non-vehicular means.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In the end, z</w:t>
      </w:r>
      <w:r>
        <w:rPr>
          <w:rFonts w:ascii="Times New Roman" w:eastAsia="Times New Roman" w:hAnsi="Times New Roman" w:cs="Times New Roman"/>
          <w:color w:val="000000"/>
          <w:sz w:val="20"/>
          <w:szCs w:val="20"/>
        </w:rPr>
        <w:t xml:space="preserve">onal-level origin-destinations of trips are produced for each </w:t>
      </w:r>
      <w:r>
        <w:rPr>
          <w:rFonts w:ascii="Times New Roman" w:eastAsia="Times New Roman" w:hAnsi="Times New Roman" w:cs="Times New Roman"/>
          <w:sz w:val="20"/>
          <w:szCs w:val="20"/>
        </w:rPr>
        <w:t>hour</w:t>
      </w:r>
      <w:r>
        <w:rPr>
          <w:rFonts w:ascii="Times New Roman" w:eastAsia="Times New Roman" w:hAnsi="Times New Roman" w:cs="Times New Roman"/>
          <w:color w:val="000000"/>
          <w:sz w:val="20"/>
          <w:szCs w:val="20"/>
        </w:rPr>
        <w:t xml:space="preserve"> during the study period of a typical week (Figure </w:t>
      </w:r>
      <w:r>
        <w:rPr>
          <w:rFonts w:ascii="Times New Roman" w:eastAsia="Times New Roman" w:hAnsi="Times New Roman" w:cs="Times New Roman"/>
          <w:sz w:val="20"/>
          <w:szCs w:val="20"/>
        </w:rPr>
        <w:t>8</w:t>
      </w:r>
      <w:r>
        <w:rPr>
          <w:rFonts w:ascii="Times New Roman" w:eastAsia="Times New Roman" w:hAnsi="Times New Roman" w:cs="Times New Roman"/>
          <w:color w:val="000000"/>
          <w:sz w:val="20"/>
          <w:szCs w:val="20"/>
        </w:rPr>
        <w:t>).</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rPr>
        <w:drawing>
          <wp:inline distT="114300" distB="114300" distL="114300" distR="114300">
            <wp:extent cx="3162300" cy="139065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t="24096" b="17269"/>
                    <a:stretch>
                      <a:fillRect/>
                    </a:stretch>
                  </pic:blipFill>
                  <pic:spPr>
                    <a:xfrm>
                      <a:off x="0" y="0"/>
                      <a:ext cx="3162300" cy="1390650"/>
                    </a:xfrm>
                    <a:prstGeom prst="rect">
                      <a:avLst/>
                    </a:prstGeom>
                    <a:ln/>
                  </pic:spPr>
                </pic:pic>
              </a:graphicData>
            </a:graphic>
          </wp:inline>
        </w:drawing>
      </w:r>
      <w:r>
        <w:rPr>
          <w:rFonts w:ascii="Times New Roman" w:eastAsia="Times New Roman" w:hAnsi="Times New Roman" w:cs="Times New Roman"/>
          <w:color w:val="000000"/>
          <w:sz w:val="20"/>
          <w:szCs w:val="20"/>
        </w:rPr>
        <w:t xml:space="preserve">Figure </w:t>
      </w:r>
      <w:r>
        <w:rPr>
          <w:rFonts w:ascii="Times New Roman" w:eastAsia="Times New Roman" w:hAnsi="Times New Roman" w:cs="Times New Roman"/>
          <w:sz w:val="20"/>
          <w:szCs w:val="20"/>
        </w:rPr>
        <w:t>8</w:t>
      </w:r>
      <w:r>
        <w:rPr>
          <w:rFonts w:ascii="Times New Roman" w:eastAsia="Times New Roman" w:hAnsi="Times New Roman" w:cs="Times New Roman"/>
          <w:color w:val="000000"/>
          <w:sz w:val="20"/>
          <w:szCs w:val="20"/>
        </w:rPr>
        <w:t xml:space="preserve">. Generating zone-to-zone travel demand through sampling for a typical </w:t>
      </w:r>
      <w:r>
        <w:rPr>
          <w:rFonts w:ascii="Times New Roman" w:eastAsia="Times New Roman" w:hAnsi="Times New Roman" w:cs="Times New Roman"/>
          <w:sz w:val="20"/>
          <w:szCs w:val="20"/>
        </w:rPr>
        <w:t>Monday at 9 AM</w:t>
      </w:r>
      <w:r>
        <w:rPr>
          <w:rFonts w:ascii="Times New Roman" w:eastAsia="Times New Roman" w:hAnsi="Times New Roman" w:cs="Times New Roman"/>
          <w:color w:val="000000"/>
          <w:sz w:val="20"/>
          <w:szCs w:val="20"/>
        </w:rPr>
        <w:t>: (a) Sampling an origin TAZ based on pro</w:t>
      </w:r>
      <w:r>
        <w:rPr>
          <w:rFonts w:ascii="Times New Roman" w:eastAsia="Times New Roman" w:hAnsi="Times New Roman" w:cs="Times New Roman"/>
          <w:color w:val="000000"/>
          <w:sz w:val="20"/>
          <w:szCs w:val="20"/>
        </w:rPr>
        <w:t>bability defined by zonal-level origin counts; (b) Sampling a destination TAZ based on probability defined by zonal-level destination counts.</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the last step, nodal-level origin-destination pairs are generated by selecting a random node within the startin</w:t>
      </w:r>
      <w:r>
        <w:rPr>
          <w:rFonts w:ascii="Times New Roman" w:eastAsia="Times New Roman" w:hAnsi="Times New Roman" w:cs="Times New Roman"/>
          <w:color w:val="000000"/>
          <w:sz w:val="20"/>
          <w:szCs w:val="20"/>
        </w:rPr>
        <w:t xml:space="preserve">g or ending TAZ for each zonal-level origin-destination pair. This leads to a list of node-to-node travel demand (Figure </w:t>
      </w:r>
      <w:r>
        <w:rPr>
          <w:rFonts w:ascii="Times New Roman" w:eastAsia="Times New Roman" w:hAnsi="Times New Roman" w:cs="Times New Roman"/>
          <w:sz w:val="20"/>
          <w:szCs w:val="20"/>
        </w:rPr>
        <w:t>9</w:t>
      </w:r>
      <w:r>
        <w:rPr>
          <w:rFonts w:ascii="Times New Roman" w:eastAsia="Times New Roman" w:hAnsi="Times New Roman" w:cs="Times New Roman"/>
          <w:color w:val="000000"/>
          <w:sz w:val="20"/>
          <w:szCs w:val="20"/>
        </w:rPr>
        <w:t>).</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rPr>
        <w:drawing>
          <wp:inline distT="114300" distB="114300" distL="114300" distR="114300">
            <wp:extent cx="3054742" cy="1862138"/>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l="6405" r="5637" b="4812"/>
                    <a:stretch>
                      <a:fillRect/>
                    </a:stretch>
                  </pic:blipFill>
                  <pic:spPr>
                    <a:xfrm>
                      <a:off x="0" y="0"/>
                      <a:ext cx="3054742" cy="1862138"/>
                    </a:xfrm>
                    <a:prstGeom prst="rect">
                      <a:avLst/>
                    </a:prstGeom>
                    <a:ln/>
                  </pic:spPr>
                </pic:pic>
              </a:graphicData>
            </a:graphic>
          </wp:inline>
        </w:drawing>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Figure </w:t>
      </w:r>
      <w:r>
        <w:rPr>
          <w:rFonts w:ascii="Times New Roman" w:eastAsia="Times New Roman" w:hAnsi="Times New Roman" w:cs="Times New Roman"/>
          <w:sz w:val="20"/>
          <w:szCs w:val="20"/>
        </w:rPr>
        <w:t>9</w:t>
      </w:r>
      <w:r>
        <w:rPr>
          <w:rFonts w:ascii="Times New Roman" w:eastAsia="Times New Roman" w:hAnsi="Times New Roman" w:cs="Times New Roman"/>
          <w:color w:val="000000"/>
          <w:sz w:val="20"/>
          <w:szCs w:val="20"/>
        </w:rPr>
        <w:t>. Generated node-to-node travel demand by hour and day of week.</w:t>
      </w:r>
    </w:p>
    <w:p w:rsidR="001C6A44" w:rsidRDefault="00A563DC">
      <w:pPr>
        <w:keepNext/>
        <w:pBdr>
          <w:top w:val="nil"/>
          <w:left w:val="nil"/>
          <w:bottom w:val="nil"/>
          <w:right w:val="nil"/>
          <w:between w:val="nil"/>
        </w:pBdr>
        <w:spacing w:after="60" w:line="240" w:lineRule="auto"/>
        <w:rPr>
          <w:rFonts w:ascii="Times New Roman" w:eastAsia="Times New Roman" w:hAnsi="Times New Roman" w:cs="Times New Roman"/>
          <w:i/>
          <w:color w:val="000000"/>
        </w:rPr>
      </w:pPr>
      <w:r>
        <w:rPr>
          <w:rFonts w:ascii="Times New Roman" w:eastAsia="Times New Roman" w:hAnsi="Times New Roman" w:cs="Times New Roman"/>
          <w:i/>
          <w:color w:val="000000"/>
        </w:rPr>
        <w:t>2.3 Intercity travel demand</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San Francisco is connected to</w:t>
      </w:r>
      <w:r>
        <w:rPr>
          <w:rFonts w:ascii="Times New Roman" w:eastAsia="Times New Roman" w:hAnsi="Times New Roman" w:cs="Times New Roman"/>
          <w:color w:val="000000"/>
          <w:sz w:val="20"/>
          <w:szCs w:val="20"/>
        </w:rPr>
        <w:t xml:space="preserve"> nearby cities through four “gates”: (1) Golden Gate Bridge (to the North); (2) Bay Bridge (to cities on the East); (3) </w:t>
      </w:r>
      <w:r>
        <w:rPr>
          <w:rFonts w:ascii="Times New Roman" w:eastAsia="Times New Roman" w:hAnsi="Times New Roman" w:cs="Times New Roman"/>
          <w:sz w:val="20"/>
          <w:szCs w:val="20"/>
        </w:rPr>
        <w:t>California State Route 1</w:t>
      </w:r>
      <w:r>
        <w:rPr>
          <w:rFonts w:ascii="Times New Roman" w:eastAsia="Times New Roman" w:hAnsi="Times New Roman" w:cs="Times New Roman"/>
          <w:color w:val="000000"/>
          <w:sz w:val="20"/>
          <w:szCs w:val="20"/>
        </w:rPr>
        <w:t xml:space="preserve"> (SR</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1, to the South) and (4) San Francisco International Airport (SFO, air traffic). As the </w:t>
      </w:r>
      <w:r>
        <w:rPr>
          <w:rFonts w:ascii="Times New Roman" w:eastAsia="Times New Roman" w:hAnsi="Times New Roman" w:cs="Times New Roman"/>
          <w:sz w:val="20"/>
          <w:szCs w:val="20"/>
        </w:rPr>
        <w:t>i</w:t>
      </w:r>
      <w:r>
        <w:rPr>
          <w:rFonts w:ascii="Times New Roman" w:eastAsia="Times New Roman" w:hAnsi="Times New Roman" w:cs="Times New Roman"/>
          <w:color w:val="000000"/>
          <w:sz w:val="20"/>
          <w:szCs w:val="20"/>
        </w:rPr>
        <w:t>ntra-SF traffic wa</w:t>
      </w:r>
      <w:r>
        <w:rPr>
          <w:rFonts w:ascii="Times New Roman" w:eastAsia="Times New Roman" w:hAnsi="Times New Roman" w:cs="Times New Roman"/>
          <w:color w:val="000000"/>
          <w:sz w:val="20"/>
          <w:szCs w:val="20"/>
        </w:rPr>
        <w:t>s collected during mid-November to mid-December, inte</w:t>
      </w:r>
      <w:r>
        <w:rPr>
          <w:rFonts w:ascii="Times New Roman" w:eastAsia="Times New Roman" w:hAnsi="Times New Roman" w:cs="Times New Roman"/>
          <w:sz w:val="20"/>
          <w:szCs w:val="20"/>
        </w:rPr>
        <w:t>r</w:t>
      </w:r>
      <w:r>
        <w:rPr>
          <w:rFonts w:ascii="Times New Roman" w:eastAsia="Times New Roman" w:hAnsi="Times New Roman" w:cs="Times New Roman"/>
          <w:color w:val="000000"/>
          <w:sz w:val="20"/>
          <w:szCs w:val="20"/>
        </w:rPr>
        <w:t xml:space="preserve">city traffic through the above four “gates” is also obtained </w:t>
      </w:r>
      <w:r>
        <w:rPr>
          <w:rFonts w:ascii="Times New Roman" w:eastAsia="Times New Roman" w:hAnsi="Times New Roman" w:cs="Times New Roman"/>
          <w:sz w:val="20"/>
          <w:szCs w:val="20"/>
        </w:rPr>
        <w:t>for</w:t>
      </w:r>
      <w:r>
        <w:rPr>
          <w:rFonts w:ascii="Times New Roman" w:eastAsia="Times New Roman" w:hAnsi="Times New Roman" w:cs="Times New Roman"/>
          <w:color w:val="000000"/>
          <w:sz w:val="20"/>
          <w:szCs w:val="20"/>
        </w:rPr>
        <w:t xml:space="preserve"> the same period (Appendix B). It is further assumed that vehicles </w:t>
      </w:r>
      <w:r>
        <w:rPr>
          <w:rFonts w:ascii="Times New Roman" w:eastAsia="Times New Roman" w:hAnsi="Times New Roman" w:cs="Times New Roman"/>
          <w:sz w:val="20"/>
          <w:szCs w:val="20"/>
        </w:rPr>
        <w:t>enter</w:t>
      </w:r>
      <w:r>
        <w:rPr>
          <w:rFonts w:ascii="Times New Roman" w:eastAsia="Times New Roman" w:hAnsi="Times New Roman" w:cs="Times New Roman"/>
          <w:color w:val="000000"/>
          <w:sz w:val="20"/>
          <w:szCs w:val="20"/>
        </w:rPr>
        <w:t>/leave SF via these four “gates” are through-traffic, i.e., they d</w:t>
      </w:r>
      <w:r>
        <w:rPr>
          <w:rFonts w:ascii="Times New Roman" w:eastAsia="Times New Roman" w:hAnsi="Times New Roman" w:cs="Times New Roman"/>
          <w:color w:val="000000"/>
          <w:sz w:val="20"/>
          <w:szCs w:val="20"/>
        </w:rPr>
        <w:t xml:space="preserve">o not </w:t>
      </w:r>
      <w:r>
        <w:rPr>
          <w:rFonts w:ascii="Times New Roman" w:eastAsia="Times New Roman" w:hAnsi="Times New Roman" w:cs="Times New Roman"/>
          <w:sz w:val="20"/>
          <w:szCs w:val="20"/>
        </w:rPr>
        <w:t>start</w:t>
      </w:r>
      <w:r>
        <w:rPr>
          <w:rFonts w:ascii="Times New Roman" w:eastAsia="Times New Roman" w:hAnsi="Times New Roman" w:cs="Times New Roman"/>
          <w:color w:val="000000"/>
          <w:sz w:val="20"/>
          <w:szCs w:val="20"/>
        </w:rPr>
        <w:t xml:space="preserve"> or stop within the city. </w:t>
      </w:r>
      <w:r>
        <w:rPr>
          <w:rFonts w:ascii="Times New Roman" w:eastAsia="Times New Roman" w:hAnsi="Times New Roman" w:cs="Times New Roman"/>
          <w:sz w:val="20"/>
          <w:szCs w:val="20"/>
        </w:rPr>
        <w:t>This assumption can be relaxed in the future by incorporating regional travel surveys (e.g., the California Household Travel Survey, 2010-12) to decide the origins and destinations inside SF for intercity trips.</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Table 2 shows the daily intercity traffic volumes between the four “gates” in the form of an origin-destination (OD) matrix. The red numbers in Table 2 are the approximate daily entrances/exits at each of the four “gates” published on their websites (Appen</w:t>
      </w:r>
      <w:r>
        <w:rPr>
          <w:rFonts w:ascii="Times New Roman" w:eastAsia="Times New Roman" w:hAnsi="Times New Roman" w:cs="Times New Roman"/>
          <w:sz w:val="20"/>
          <w:szCs w:val="20"/>
        </w:rPr>
        <w:t>dix B). For the Golden Gate Bridge and the Bay Bridge, the daily traffic volumes are not provided by direction, so it is assumed that the traffic is equally split between the entering and exiting directions at these two “gates”. For the SR 1 and SFO, daily</w:t>
      </w:r>
      <w:r>
        <w:rPr>
          <w:rFonts w:ascii="Times New Roman" w:eastAsia="Times New Roman" w:hAnsi="Times New Roman" w:cs="Times New Roman"/>
          <w:sz w:val="20"/>
          <w:szCs w:val="20"/>
        </w:rPr>
        <w:t xml:space="preserve"> traffic volumes for each direction are known. However, as the differences in traffic volumes between the two directions are close, a rounded average number is taken as the total daily entrances as well as exits for each of them. A sampling process similar</w:t>
      </w:r>
      <w:r>
        <w:rPr>
          <w:rFonts w:ascii="Times New Roman" w:eastAsia="Times New Roman" w:hAnsi="Times New Roman" w:cs="Times New Roman"/>
          <w:sz w:val="20"/>
          <w:szCs w:val="20"/>
        </w:rPr>
        <w:t xml:space="preserve"> to the one described in Section 2.2 (inter-SF traffic) is utilised to obtain a list of sampled origin-destination pairs based on the observed total entrances and exits (red numbers in Table 2). The probability of being selected as an entrance or an exit p</w:t>
      </w:r>
      <w:r>
        <w:rPr>
          <w:rFonts w:ascii="Times New Roman" w:eastAsia="Times New Roman" w:hAnsi="Times New Roman" w:cs="Times New Roman"/>
          <w:sz w:val="20"/>
          <w:szCs w:val="20"/>
        </w:rPr>
        <w:t>oint is equal to the normalised observed daily traffic volume (shown in brackets in the last row and column of Table 2). Despite the large sampled population of a total of 405,000 intercity trips, the sampled distribution (black numbers in Table 2) is stil</w:t>
      </w:r>
      <w:r>
        <w:rPr>
          <w:rFonts w:ascii="Times New Roman" w:eastAsia="Times New Roman" w:hAnsi="Times New Roman" w:cs="Times New Roman"/>
          <w:sz w:val="20"/>
          <w:szCs w:val="20"/>
        </w:rPr>
        <w:t xml:space="preserve">l not exactly the same as the theoretical probability. </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Table 2. Daily intercity travel demand in SF through four “gates”.</w:t>
      </w:r>
    </w:p>
    <w:tbl>
      <w:tblPr>
        <w:tblStyle w:val="a0"/>
        <w:tblW w:w="5124" w:type="dxa"/>
        <w:tblInd w:w="-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0"/>
        <w:gridCol w:w="656"/>
        <w:gridCol w:w="709"/>
        <w:gridCol w:w="746"/>
        <w:gridCol w:w="745"/>
        <w:gridCol w:w="764"/>
        <w:gridCol w:w="764"/>
      </w:tblGrid>
      <w:tr w:rsidR="001C6A44">
        <w:tc>
          <w:tcPr>
            <w:tcW w:w="740"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Entr</w:t>
            </w:r>
            <w:r>
              <w:rPr>
                <w:rFonts w:ascii="Times New Roman" w:eastAsia="Times New Roman" w:hAnsi="Times New Roman" w:cs="Times New Roman"/>
                <w:sz w:val="16"/>
                <w:szCs w:val="16"/>
              </w:rPr>
              <w:t>ance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sz w:val="16"/>
                <w:szCs w:val="16"/>
              </w:rPr>
              <w:t>E</w:t>
            </w:r>
            <w:r>
              <w:rPr>
                <w:rFonts w:ascii="Times New Roman" w:eastAsia="Times New Roman" w:hAnsi="Times New Roman" w:cs="Times New Roman"/>
                <w:color w:val="000000"/>
                <w:sz w:val="16"/>
                <w:szCs w:val="16"/>
              </w:rPr>
              <w:t>xit</w:t>
            </w:r>
          </w:p>
        </w:tc>
        <w:tc>
          <w:tcPr>
            <w:tcW w:w="656"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GGB</w:t>
            </w:r>
          </w:p>
        </w:tc>
        <w:tc>
          <w:tcPr>
            <w:tcW w:w="709"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BB</w:t>
            </w:r>
          </w:p>
        </w:tc>
        <w:tc>
          <w:tcPr>
            <w:tcW w:w="745"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SR 1</w:t>
            </w:r>
          </w:p>
        </w:tc>
        <w:tc>
          <w:tcPr>
            <w:tcW w:w="744"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SFO</w:t>
            </w:r>
          </w:p>
        </w:tc>
        <w:tc>
          <w:tcPr>
            <w:tcW w:w="763"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Sampled total entrances</w:t>
            </w:r>
          </w:p>
        </w:tc>
        <w:tc>
          <w:tcPr>
            <w:tcW w:w="763" w:type="dxa"/>
          </w:tcPr>
          <w:p w:rsidR="001C6A44" w:rsidRDefault="00A563DC">
            <w:pPr>
              <w:pBdr>
                <w:top w:val="nil"/>
                <w:left w:val="nil"/>
                <w:bottom w:val="nil"/>
                <w:right w:val="nil"/>
                <w:between w:val="nil"/>
              </w:pBdr>
              <w:jc w:val="both"/>
              <w:rPr>
                <w:rFonts w:ascii="Times New Roman" w:eastAsia="Times New Roman" w:hAnsi="Times New Roman" w:cs="Times New Roman"/>
                <w:color w:val="FF0000"/>
                <w:sz w:val="16"/>
                <w:szCs w:val="16"/>
              </w:rPr>
            </w:pPr>
            <w:r>
              <w:rPr>
                <w:rFonts w:ascii="Times New Roman" w:eastAsia="Times New Roman" w:hAnsi="Times New Roman" w:cs="Times New Roman"/>
                <w:color w:val="FF0000"/>
                <w:sz w:val="16"/>
                <w:szCs w:val="16"/>
              </w:rPr>
              <w:t>Actual total entrances (percentage)</w:t>
            </w:r>
          </w:p>
        </w:tc>
      </w:tr>
      <w:tr w:rsidR="001C6A44">
        <w:tc>
          <w:tcPr>
            <w:tcW w:w="740"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GGB</w:t>
            </w:r>
          </w:p>
        </w:tc>
        <w:tc>
          <w:tcPr>
            <w:tcW w:w="656"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709"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35,038</w:t>
            </w:r>
          </w:p>
        </w:tc>
        <w:tc>
          <w:tcPr>
            <w:tcW w:w="745"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19,656</w:t>
            </w:r>
          </w:p>
        </w:tc>
        <w:tc>
          <w:tcPr>
            <w:tcW w:w="744"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13,895</w:t>
            </w:r>
          </w:p>
        </w:tc>
        <w:tc>
          <w:tcPr>
            <w:tcW w:w="763"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68,589</w:t>
            </w:r>
          </w:p>
          <w:p w:rsidR="001C6A44" w:rsidRDefault="001C6A44">
            <w:pPr>
              <w:pBdr>
                <w:top w:val="nil"/>
                <w:left w:val="nil"/>
                <w:bottom w:val="nil"/>
                <w:right w:val="nil"/>
                <w:between w:val="nil"/>
              </w:pBdr>
              <w:jc w:val="both"/>
              <w:rPr>
                <w:rFonts w:ascii="Times New Roman" w:eastAsia="Times New Roman" w:hAnsi="Times New Roman" w:cs="Times New Roman"/>
                <w:color w:val="FF0000"/>
                <w:sz w:val="16"/>
                <w:szCs w:val="16"/>
              </w:rPr>
            </w:pPr>
          </w:p>
          <w:p w:rsidR="001C6A44" w:rsidRDefault="001C6A44">
            <w:pPr>
              <w:pBdr>
                <w:top w:val="nil"/>
                <w:left w:val="nil"/>
                <w:bottom w:val="nil"/>
                <w:right w:val="nil"/>
                <w:between w:val="nil"/>
              </w:pBdr>
              <w:jc w:val="both"/>
              <w:rPr>
                <w:rFonts w:ascii="Times New Roman" w:eastAsia="Times New Roman" w:hAnsi="Times New Roman" w:cs="Times New Roman"/>
                <w:color w:val="000000"/>
                <w:sz w:val="16"/>
                <w:szCs w:val="16"/>
              </w:rPr>
            </w:pPr>
          </w:p>
        </w:tc>
        <w:tc>
          <w:tcPr>
            <w:tcW w:w="763" w:type="dxa"/>
          </w:tcPr>
          <w:p w:rsidR="001C6A44" w:rsidRDefault="00A563DC">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FF0000"/>
                <w:sz w:val="16"/>
                <w:szCs w:val="16"/>
              </w:rPr>
              <w:t>55k (0.136)</w:t>
            </w:r>
          </w:p>
        </w:tc>
      </w:tr>
      <w:tr w:rsidR="001C6A44">
        <w:tc>
          <w:tcPr>
            <w:tcW w:w="740"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BB</w:t>
            </w:r>
          </w:p>
        </w:tc>
        <w:tc>
          <w:tcPr>
            <w:tcW w:w="656"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35,466</w:t>
            </w:r>
          </w:p>
        </w:tc>
        <w:tc>
          <w:tcPr>
            <w:tcW w:w="709"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745"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64,187</w:t>
            </w:r>
          </w:p>
        </w:tc>
        <w:tc>
          <w:tcPr>
            <w:tcW w:w="744"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44,703</w:t>
            </w:r>
          </w:p>
        </w:tc>
        <w:tc>
          <w:tcPr>
            <w:tcW w:w="763"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144,356</w:t>
            </w:r>
          </w:p>
          <w:p w:rsidR="001C6A44" w:rsidRDefault="001C6A44">
            <w:pPr>
              <w:pBdr>
                <w:top w:val="nil"/>
                <w:left w:val="nil"/>
                <w:bottom w:val="nil"/>
                <w:right w:val="nil"/>
                <w:between w:val="nil"/>
              </w:pBdr>
              <w:jc w:val="both"/>
              <w:rPr>
                <w:rFonts w:ascii="Times New Roman" w:eastAsia="Times New Roman" w:hAnsi="Times New Roman" w:cs="Times New Roman"/>
                <w:color w:val="000000"/>
                <w:sz w:val="16"/>
                <w:szCs w:val="16"/>
              </w:rPr>
            </w:pPr>
          </w:p>
        </w:tc>
        <w:tc>
          <w:tcPr>
            <w:tcW w:w="763" w:type="dxa"/>
          </w:tcPr>
          <w:p w:rsidR="001C6A44" w:rsidRDefault="00A563DC">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FF0000"/>
                <w:sz w:val="16"/>
                <w:szCs w:val="16"/>
              </w:rPr>
              <w:t>180k (0.444)</w:t>
            </w:r>
          </w:p>
        </w:tc>
      </w:tr>
      <w:tr w:rsidR="001C6A44">
        <w:tc>
          <w:tcPr>
            <w:tcW w:w="740"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SR 1</w:t>
            </w:r>
          </w:p>
        </w:tc>
        <w:tc>
          <w:tcPr>
            <w:tcW w:w="656"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19,950</w:t>
            </w:r>
          </w:p>
        </w:tc>
        <w:tc>
          <w:tcPr>
            <w:tcW w:w="709"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63,433</w:t>
            </w:r>
          </w:p>
        </w:tc>
        <w:tc>
          <w:tcPr>
            <w:tcW w:w="745"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744"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24,974</w:t>
            </w:r>
          </w:p>
        </w:tc>
        <w:tc>
          <w:tcPr>
            <w:tcW w:w="763"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108,357</w:t>
            </w:r>
          </w:p>
          <w:p w:rsidR="001C6A44" w:rsidRDefault="001C6A44">
            <w:pPr>
              <w:pBdr>
                <w:top w:val="nil"/>
                <w:left w:val="nil"/>
                <w:bottom w:val="nil"/>
                <w:right w:val="nil"/>
                <w:between w:val="nil"/>
              </w:pBdr>
              <w:jc w:val="both"/>
              <w:rPr>
                <w:rFonts w:ascii="Times New Roman" w:eastAsia="Times New Roman" w:hAnsi="Times New Roman" w:cs="Times New Roman"/>
                <w:color w:val="000000"/>
                <w:sz w:val="16"/>
                <w:szCs w:val="16"/>
              </w:rPr>
            </w:pPr>
          </w:p>
        </w:tc>
        <w:tc>
          <w:tcPr>
            <w:tcW w:w="763" w:type="dxa"/>
          </w:tcPr>
          <w:p w:rsidR="001C6A44" w:rsidRDefault="00A563DC">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FF0000"/>
                <w:sz w:val="16"/>
                <w:szCs w:val="16"/>
              </w:rPr>
              <w:t>100k (0.247)</w:t>
            </w:r>
          </w:p>
        </w:tc>
      </w:tr>
      <w:tr w:rsidR="001C6A44">
        <w:tc>
          <w:tcPr>
            <w:tcW w:w="740"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SFO</w:t>
            </w:r>
          </w:p>
        </w:tc>
        <w:tc>
          <w:tcPr>
            <w:tcW w:w="656"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13,926</w:t>
            </w:r>
          </w:p>
        </w:tc>
        <w:tc>
          <w:tcPr>
            <w:tcW w:w="709"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44,885</w:t>
            </w:r>
          </w:p>
        </w:tc>
        <w:tc>
          <w:tcPr>
            <w:tcW w:w="745"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24,846</w:t>
            </w:r>
          </w:p>
        </w:tc>
        <w:tc>
          <w:tcPr>
            <w:tcW w:w="744"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763"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83,657</w:t>
            </w:r>
          </w:p>
          <w:p w:rsidR="001C6A44" w:rsidRDefault="001C6A44">
            <w:pPr>
              <w:pBdr>
                <w:top w:val="nil"/>
                <w:left w:val="nil"/>
                <w:bottom w:val="nil"/>
                <w:right w:val="nil"/>
                <w:between w:val="nil"/>
              </w:pBdr>
              <w:jc w:val="both"/>
              <w:rPr>
                <w:rFonts w:ascii="Times New Roman" w:eastAsia="Times New Roman" w:hAnsi="Times New Roman" w:cs="Times New Roman"/>
                <w:color w:val="000000"/>
                <w:sz w:val="16"/>
                <w:szCs w:val="16"/>
              </w:rPr>
            </w:pPr>
          </w:p>
        </w:tc>
        <w:tc>
          <w:tcPr>
            <w:tcW w:w="763" w:type="dxa"/>
          </w:tcPr>
          <w:p w:rsidR="001C6A44" w:rsidRDefault="00A563DC">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FF0000"/>
                <w:sz w:val="16"/>
                <w:szCs w:val="16"/>
              </w:rPr>
              <w:t>70k (0.173)</w:t>
            </w:r>
          </w:p>
        </w:tc>
      </w:tr>
      <w:tr w:rsidR="001C6A44">
        <w:tc>
          <w:tcPr>
            <w:tcW w:w="740"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Sampled t</w:t>
            </w:r>
            <w:r>
              <w:rPr>
                <w:rFonts w:ascii="Times New Roman" w:eastAsia="Times New Roman" w:hAnsi="Times New Roman" w:cs="Times New Roman"/>
                <w:color w:val="000000"/>
                <w:sz w:val="16"/>
                <w:szCs w:val="16"/>
              </w:rPr>
              <w:t>ot</w:t>
            </w:r>
            <w:r>
              <w:rPr>
                <w:rFonts w:ascii="Times New Roman" w:eastAsia="Times New Roman" w:hAnsi="Times New Roman" w:cs="Times New Roman"/>
                <w:sz w:val="16"/>
                <w:szCs w:val="16"/>
              </w:rPr>
              <w:t>al exits</w:t>
            </w:r>
          </w:p>
        </w:tc>
        <w:tc>
          <w:tcPr>
            <w:tcW w:w="656"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69,342</w:t>
            </w:r>
          </w:p>
          <w:p w:rsidR="001C6A44" w:rsidRDefault="001C6A44">
            <w:pPr>
              <w:pBdr>
                <w:top w:val="nil"/>
                <w:left w:val="nil"/>
                <w:bottom w:val="nil"/>
                <w:right w:val="nil"/>
                <w:between w:val="nil"/>
              </w:pBdr>
              <w:jc w:val="both"/>
              <w:rPr>
                <w:rFonts w:ascii="Times New Roman" w:eastAsia="Times New Roman" w:hAnsi="Times New Roman" w:cs="Times New Roman"/>
                <w:color w:val="000000"/>
                <w:sz w:val="16"/>
                <w:szCs w:val="16"/>
              </w:rPr>
            </w:pPr>
          </w:p>
        </w:tc>
        <w:tc>
          <w:tcPr>
            <w:tcW w:w="709"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143,356</w:t>
            </w:r>
          </w:p>
          <w:p w:rsidR="001C6A44" w:rsidRDefault="001C6A44">
            <w:pPr>
              <w:pBdr>
                <w:top w:val="nil"/>
                <w:left w:val="nil"/>
                <w:bottom w:val="nil"/>
                <w:right w:val="nil"/>
                <w:between w:val="nil"/>
              </w:pBdr>
              <w:jc w:val="both"/>
              <w:rPr>
                <w:rFonts w:ascii="Times New Roman" w:eastAsia="Times New Roman" w:hAnsi="Times New Roman" w:cs="Times New Roman"/>
                <w:color w:val="000000"/>
                <w:sz w:val="16"/>
                <w:szCs w:val="16"/>
              </w:rPr>
            </w:pPr>
          </w:p>
        </w:tc>
        <w:tc>
          <w:tcPr>
            <w:tcW w:w="745"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108,689</w:t>
            </w:r>
          </w:p>
          <w:p w:rsidR="001C6A44" w:rsidRDefault="001C6A44">
            <w:pPr>
              <w:pBdr>
                <w:top w:val="nil"/>
                <w:left w:val="nil"/>
                <w:bottom w:val="nil"/>
                <w:right w:val="nil"/>
                <w:between w:val="nil"/>
              </w:pBdr>
              <w:jc w:val="both"/>
              <w:rPr>
                <w:rFonts w:ascii="Times New Roman" w:eastAsia="Times New Roman" w:hAnsi="Times New Roman" w:cs="Times New Roman"/>
                <w:color w:val="000000"/>
                <w:sz w:val="16"/>
                <w:szCs w:val="16"/>
              </w:rPr>
            </w:pPr>
          </w:p>
        </w:tc>
        <w:tc>
          <w:tcPr>
            <w:tcW w:w="744"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83,572</w:t>
            </w:r>
          </w:p>
          <w:p w:rsidR="001C6A44" w:rsidRDefault="001C6A44">
            <w:pPr>
              <w:pBdr>
                <w:top w:val="nil"/>
                <w:left w:val="nil"/>
                <w:bottom w:val="nil"/>
                <w:right w:val="nil"/>
                <w:between w:val="nil"/>
              </w:pBdr>
              <w:jc w:val="both"/>
              <w:rPr>
                <w:rFonts w:ascii="Times New Roman" w:eastAsia="Times New Roman" w:hAnsi="Times New Roman" w:cs="Times New Roman"/>
                <w:color w:val="000000"/>
                <w:sz w:val="16"/>
                <w:szCs w:val="16"/>
              </w:rPr>
            </w:pPr>
          </w:p>
        </w:tc>
        <w:tc>
          <w:tcPr>
            <w:tcW w:w="763" w:type="dxa"/>
          </w:tcPr>
          <w:p w:rsidR="001C6A44" w:rsidRDefault="00A563DC">
            <w:pPr>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404,959</w:t>
            </w:r>
          </w:p>
          <w:p w:rsidR="001C6A44" w:rsidRDefault="001C6A44">
            <w:pPr>
              <w:pBdr>
                <w:top w:val="nil"/>
                <w:left w:val="nil"/>
                <w:bottom w:val="nil"/>
                <w:right w:val="nil"/>
                <w:between w:val="nil"/>
              </w:pBdr>
              <w:jc w:val="both"/>
              <w:rPr>
                <w:rFonts w:ascii="Times New Roman" w:eastAsia="Times New Roman" w:hAnsi="Times New Roman" w:cs="Times New Roman"/>
                <w:color w:val="000000"/>
                <w:sz w:val="16"/>
                <w:szCs w:val="16"/>
              </w:rPr>
            </w:pPr>
          </w:p>
        </w:tc>
        <w:tc>
          <w:tcPr>
            <w:tcW w:w="763" w:type="dxa"/>
          </w:tcPr>
          <w:p w:rsidR="001C6A44" w:rsidRDefault="001C6A44">
            <w:pPr>
              <w:pBdr>
                <w:top w:val="nil"/>
                <w:left w:val="nil"/>
                <w:bottom w:val="nil"/>
                <w:right w:val="nil"/>
                <w:between w:val="nil"/>
              </w:pBdr>
              <w:jc w:val="both"/>
              <w:rPr>
                <w:rFonts w:ascii="Times New Roman" w:eastAsia="Times New Roman" w:hAnsi="Times New Roman" w:cs="Times New Roman"/>
                <w:color w:val="000000"/>
                <w:sz w:val="16"/>
                <w:szCs w:val="16"/>
              </w:rPr>
            </w:pPr>
          </w:p>
        </w:tc>
      </w:tr>
      <w:tr w:rsidR="001C6A44">
        <w:tc>
          <w:tcPr>
            <w:tcW w:w="740" w:type="dxa"/>
          </w:tcPr>
          <w:p w:rsidR="001C6A44" w:rsidRDefault="00A563DC">
            <w:pPr>
              <w:pBdr>
                <w:top w:val="nil"/>
                <w:left w:val="nil"/>
                <w:bottom w:val="nil"/>
                <w:right w:val="nil"/>
                <w:between w:val="nil"/>
              </w:pBdr>
              <w:jc w:val="both"/>
              <w:rPr>
                <w:rFonts w:ascii="Times New Roman" w:eastAsia="Times New Roman" w:hAnsi="Times New Roman" w:cs="Times New Roman"/>
                <w:color w:val="FF0000"/>
                <w:sz w:val="16"/>
                <w:szCs w:val="16"/>
              </w:rPr>
            </w:pPr>
            <w:r>
              <w:rPr>
                <w:rFonts w:ascii="Times New Roman" w:eastAsia="Times New Roman" w:hAnsi="Times New Roman" w:cs="Times New Roman"/>
                <w:color w:val="FF0000"/>
                <w:sz w:val="16"/>
                <w:szCs w:val="16"/>
              </w:rPr>
              <w:t>Actual total exits (percentage)</w:t>
            </w:r>
          </w:p>
        </w:tc>
        <w:tc>
          <w:tcPr>
            <w:tcW w:w="656" w:type="dxa"/>
          </w:tcPr>
          <w:p w:rsidR="001C6A44" w:rsidRDefault="00A563DC">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FF0000"/>
                <w:sz w:val="16"/>
                <w:szCs w:val="16"/>
              </w:rPr>
              <w:t>55k (0.136)</w:t>
            </w:r>
          </w:p>
        </w:tc>
        <w:tc>
          <w:tcPr>
            <w:tcW w:w="709" w:type="dxa"/>
          </w:tcPr>
          <w:p w:rsidR="001C6A44" w:rsidRDefault="00A563DC">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FF0000"/>
                <w:sz w:val="16"/>
                <w:szCs w:val="16"/>
              </w:rPr>
              <w:t>180k (0.444)</w:t>
            </w:r>
          </w:p>
        </w:tc>
        <w:tc>
          <w:tcPr>
            <w:tcW w:w="745" w:type="dxa"/>
          </w:tcPr>
          <w:p w:rsidR="001C6A44" w:rsidRDefault="00A563DC">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FF0000"/>
                <w:sz w:val="16"/>
                <w:szCs w:val="16"/>
              </w:rPr>
              <w:t>100k (0.247)</w:t>
            </w:r>
          </w:p>
        </w:tc>
        <w:tc>
          <w:tcPr>
            <w:tcW w:w="744" w:type="dxa"/>
          </w:tcPr>
          <w:p w:rsidR="001C6A44" w:rsidRDefault="00A563DC">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FF0000"/>
                <w:sz w:val="16"/>
                <w:szCs w:val="16"/>
              </w:rPr>
              <w:t>70</w:t>
            </w:r>
            <w:proofErr w:type="gramStart"/>
            <w:r>
              <w:rPr>
                <w:rFonts w:ascii="Times New Roman" w:eastAsia="Times New Roman" w:hAnsi="Times New Roman" w:cs="Times New Roman"/>
                <w:color w:val="FF0000"/>
                <w:sz w:val="16"/>
                <w:szCs w:val="16"/>
              </w:rPr>
              <w:t>k  (</w:t>
            </w:r>
            <w:proofErr w:type="gramEnd"/>
            <w:r>
              <w:rPr>
                <w:rFonts w:ascii="Times New Roman" w:eastAsia="Times New Roman" w:hAnsi="Times New Roman" w:cs="Times New Roman"/>
                <w:color w:val="FF0000"/>
                <w:sz w:val="16"/>
                <w:szCs w:val="16"/>
              </w:rPr>
              <w:t>0.173)</w:t>
            </w:r>
          </w:p>
        </w:tc>
        <w:tc>
          <w:tcPr>
            <w:tcW w:w="763" w:type="dxa"/>
          </w:tcPr>
          <w:p w:rsidR="001C6A44" w:rsidRDefault="001C6A44">
            <w:pPr>
              <w:jc w:val="both"/>
              <w:rPr>
                <w:rFonts w:ascii="Times New Roman" w:eastAsia="Times New Roman" w:hAnsi="Times New Roman" w:cs="Times New Roman"/>
                <w:color w:val="000000"/>
                <w:sz w:val="16"/>
                <w:szCs w:val="16"/>
              </w:rPr>
            </w:pPr>
          </w:p>
        </w:tc>
        <w:tc>
          <w:tcPr>
            <w:tcW w:w="763" w:type="dxa"/>
          </w:tcPr>
          <w:p w:rsidR="001C6A44" w:rsidRDefault="00A563DC">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FF0000"/>
                <w:sz w:val="16"/>
                <w:szCs w:val="16"/>
              </w:rPr>
              <w:t>405k</w:t>
            </w:r>
          </w:p>
        </w:tc>
      </w:tr>
    </w:tbl>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Note: GGB: Golden Gate Bridge; BB: Bay Bridge; SR 1: California State Route 1; SFO: San Francisco International Airport.</w:t>
      </w:r>
    </w:p>
    <w:p w:rsidR="001C6A44" w:rsidRDefault="00A563DC">
      <w:pPr>
        <w:keepNext/>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 Model</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The intra-SF and inter-city travel demand is loaded</w:t>
      </w:r>
      <w:r>
        <w:rPr>
          <w:rFonts w:ascii="Times New Roman" w:eastAsia="Times New Roman" w:hAnsi="Times New Roman" w:cs="Times New Roman"/>
          <w:sz w:val="20"/>
          <w:szCs w:val="20"/>
        </w:rPr>
        <w:t>/assigned onto the SF road network graph to calculate the traffic distributions during the modelling phase. Specifically, a travel agent is created for each OD pair and traverses the network through a series of graph edges that form the optimal route betwe</w:t>
      </w:r>
      <w:r>
        <w:rPr>
          <w:rFonts w:ascii="Times New Roman" w:eastAsia="Times New Roman" w:hAnsi="Times New Roman" w:cs="Times New Roman"/>
          <w:sz w:val="20"/>
          <w:szCs w:val="20"/>
        </w:rPr>
        <w:t>en the origin and destination nodes. Temporally, t</w:t>
      </w:r>
      <w:r>
        <w:rPr>
          <w:rFonts w:ascii="Times New Roman" w:eastAsia="Times New Roman" w:hAnsi="Times New Roman" w:cs="Times New Roman"/>
          <w:color w:val="000000"/>
          <w:sz w:val="20"/>
          <w:szCs w:val="20"/>
        </w:rPr>
        <w:t>he traffic ABM progresses by one-hour time steps.</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Inside each time step, </w:t>
      </w:r>
      <w:r>
        <w:rPr>
          <w:rFonts w:ascii="Times New Roman" w:eastAsia="Times New Roman" w:hAnsi="Times New Roman" w:cs="Times New Roman"/>
          <w:sz w:val="20"/>
          <w:szCs w:val="20"/>
        </w:rPr>
        <w:t>trips are</w:t>
      </w:r>
      <w:r>
        <w:rPr>
          <w:rFonts w:ascii="Times New Roman" w:eastAsia="Times New Roman" w:hAnsi="Times New Roman" w:cs="Times New Roman"/>
          <w:color w:val="000000"/>
          <w:sz w:val="20"/>
          <w:szCs w:val="20"/>
        </w:rPr>
        <w:t xml:space="preserve"> dispatched in 10 batches (iterations) and link</w:t>
      </w:r>
      <w:r>
        <w:rPr>
          <w:rFonts w:ascii="Times New Roman" w:eastAsia="Times New Roman" w:hAnsi="Times New Roman" w:cs="Times New Roman"/>
          <w:sz w:val="20"/>
          <w:szCs w:val="20"/>
        </w:rPr>
        <w:t>-</w:t>
      </w:r>
      <w:r>
        <w:rPr>
          <w:rFonts w:ascii="Times New Roman" w:eastAsia="Times New Roman" w:hAnsi="Times New Roman" w:cs="Times New Roman"/>
          <w:color w:val="000000"/>
          <w:sz w:val="20"/>
          <w:szCs w:val="20"/>
        </w:rPr>
        <w:t xml:space="preserve">level travel times are updated </w:t>
      </w:r>
      <w:r>
        <w:rPr>
          <w:rFonts w:ascii="Times New Roman" w:eastAsia="Times New Roman" w:hAnsi="Times New Roman" w:cs="Times New Roman"/>
          <w:sz w:val="20"/>
          <w:szCs w:val="20"/>
        </w:rPr>
        <w:t>after</w:t>
      </w:r>
      <w:r>
        <w:rPr>
          <w:rFonts w:ascii="Times New Roman" w:eastAsia="Times New Roman" w:hAnsi="Times New Roman" w:cs="Times New Roman"/>
          <w:color w:val="000000"/>
          <w:sz w:val="20"/>
          <w:szCs w:val="20"/>
        </w:rPr>
        <w:t xml:space="preserve"> each </w:t>
      </w:r>
      <w:r>
        <w:rPr>
          <w:rFonts w:ascii="Times New Roman" w:eastAsia="Times New Roman" w:hAnsi="Times New Roman" w:cs="Times New Roman"/>
          <w:sz w:val="20"/>
          <w:szCs w:val="20"/>
        </w:rPr>
        <w:t>batch</w:t>
      </w:r>
      <w:r>
        <w:rPr>
          <w:rFonts w:ascii="Times New Roman" w:eastAsia="Times New Roman" w:hAnsi="Times New Roman" w:cs="Times New Roman"/>
          <w:color w:val="000000"/>
          <w:sz w:val="20"/>
          <w:szCs w:val="20"/>
        </w:rPr>
        <w:t>. The framework for traffic s</w:t>
      </w:r>
      <w:r>
        <w:rPr>
          <w:rFonts w:ascii="Times New Roman" w:eastAsia="Times New Roman" w:hAnsi="Times New Roman" w:cs="Times New Roman"/>
          <w:color w:val="000000"/>
          <w:sz w:val="20"/>
          <w:szCs w:val="20"/>
        </w:rPr>
        <w:t xml:space="preserve">imulation is shown in Figure </w:t>
      </w:r>
      <w:r>
        <w:rPr>
          <w:rFonts w:ascii="Times New Roman" w:eastAsia="Times New Roman" w:hAnsi="Times New Roman" w:cs="Times New Roman"/>
          <w:sz w:val="20"/>
          <w:szCs w:val="20"/>
        </w:rPr>
        <w:t>10</w:t>
      </w:r>
      <w:r>
        <w:rPr>
          <w:rFonts w:ascii="Times New Roman" w:eastAsia="Times New Roman" w:hAnsi="Times New Roman" w:cs="Times New Roman"/>
          <w:color w:val="000000"/>
          <w:sz w:val="20"/>
          <w:szCs w:val="20"/>
        </w:rPr>
        <w:t>.</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2428875" cy="322897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t="2513" b="2793"/>
                    <a:stretch>
                      <a:fillRect/>
                    </a:stretch>
                  </pic:blipFill>
                  <pic:spPr>
                    <a:xfrm>
                      <a:off x="0" y="0"/>
                      <a:ext cx="2428875" cy="3228975"/>
                    </a:xfrm>
                    <a:prstGeom prst="rect">
                      <a:avLst/>
                    </a:prstGeom>
                    <a:ln/>
                  </pic:spPr>
                </pic:pic>
              </a:graphicData>
            </a:graphic>
          </wp:inline>
        </w:drawing>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Figure 10. Framework for the traffic simulation.</w:t>
      </w:r>
    </w:p>
    <w:p w:rsidR="001C6A44" w:rsidRDefault="00A563DC">
      <w:pPr>
        <w:keepNext/>
        <w:pBdr>
          <w:top w:val="nil"/>
          <w:left w:val="nil"/>
          <w:bottom w:val="nil"/>
          <w:right w:val="nil"/>
          <w:between w:val="nil"/>
        </w:pBdr>
        <w:spacing w:after="60" w:line="240" w:lineRule="auto"/>
        <w:rPr>
          <w:rFonts w:ascii="Times New Roman" w:eastAsia="Times New Roman" w:hAnsi="Times New Roman" w:cs="Times New Roman"/>
          <w:i/>
          <w:color w:val="000000"/>
        </w:rPr>
      </w:pPr>
      <w:r>
        <w:rPr>
          <w:rFonts w:ascii="Times New Roman" w:eastAsia="Times New Roman" w:hAnsi="Times New Roman" w:cs="Times New Roman"/>
          <w:i/>
          <w:color w:val="000000"/>
        </w:rPr>
        <w:t>3.1 The outer loop: temporal evolution</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The outer loop of the traffic simulation controls the progress of time. The body of the outer loop specifies how traffic is simulated in each one-hour time slice and will be explained in detail in Section 3.2. For each day simulated, the outer loop is exec</w:t>
      </w:r>
      <w:r>
        <w:rPr>
          <w:rFonts w:ascii="Times New Roman" w:eastAsia="Times New Roman" w:hAnsi="Times New Roman" w:cs="Times New Roman"/>
          <w:sz w:val="20"/>
          <w:szCs w:val="20"/>
        </w:rPr>
        <w:t xml:space="preserve">uted for 24 times, starting from 3 AM in the morning (when the traffic is the lightest) till 3 AM in the next day, so the traffic simulation in the </w:t>
      </w:r>
      <w:proofErr w:type="gramStart"/>
      <w:r>
        <w:rPr>
          <w:rFonts w:ascii="Times New Roman" w:eastAsia="Times New Roman" w:hAnsi="Times New Roman" w:cs="Times New Roman"/>
          <w:sz w:val="20"/>
          <w:szCs w:val="20"/>
        </w:rPr>
        <w:t>first time</w:t>
      </w:r>
      <w:proofErr w:type="gramEnd"/>
      <w:r>
        <w:rPr>
          <w:rFonts w:ascii="Times New Roman" w:eastAsia="Times New Roman" w:hAnsi="Times New Roman" w:cs="Times New Roman"/>
          <w:sz w:val="20"/>
          <w:szCs w:val="20"/>
        </w:rPr>
        <w:t xml:space="preserve"> step of each day can be assumed to run with all link-level travel times equal to their free-flow </w:t>
      </w:r>
      <w:r>
        <w:rPr>
          <w:rFonts w:ascii="Times New Roman" w:eastAsia="Times New Roman" w:hAnsi="Times New Roman" w:cs="Times New Roman"/>
          <w:sz w:val="20"/>
          <w:szCs w:val="20"/>
        </w:rPr>
        <w:t>travel times. In this study, traffic is simulated for the seven typical days in a week.</w:t>
      </w:r>
    </w:p>
    <w:p w:rsidR="001C6A44" w:rsidRDefault="00A563DC">
      <w:pPr>
        <w:keepNext/>
        <w:pBdr>
          <w:top w:val="nil"/>
          <w:left w:val="nil"/>
          <w:bottom w:val="nil"/>
          <w:right w:val="nil"/>
          <w:between w:val="nil"/>
        </w:pBdr>
        <w:spacing w:after="60" w:line="240" w:lineRule="auto"/>
        <w:rPr>
          <w:rFonts w:ascii="Times New Roman" w:eastAsia="Times New Roman" w:hAnsi="Times New Roman" w:cs="Times New Roman"/>
          <w:i/>
          <w:color w:val="000000"/>
        </w:rPr>
      </w:pPr>
      <w:r>
        <w:rPr>
          <w:rFonts w:ascii="Times New Roman" w:eastAsia="Times New Roman" w:hAnsi="Times New Roman" w:cs="Times New Roman"/>
          <w:i/>
          <w:color w:val="000000"/>
        </w:rPr>
        <w:t>3.2 The inner loop: traffic assignment in each hour</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inner loop of the traffic simulation implements a routing algorithm to find the route/path for each of the agent</w:t>
      </w:r>
      <w:r>
        <w:rPr>
          <w:rFonts w:ascii="Times New Roman" w:eastAsia="Times New Roman" w:hAnsi="Times New Roman" w:cs="Times New Roman"/>
          <w:sz w:val="20"/>
          <w:szCs w:val="20"/>
        </w:rPr>
        <w:t xml:space="preserve"> that is scheduled to travel in the specific hour (set by the outer loop). A route or path is a sequence of graph edges that connect the origin node to the destination node. It is assumed that an agent will seek the optimal (fastest) route when travelling,</w:t>
      </w:r>
      <w:r>
        <w:rPr>
          <w:rFonts w:ascii="Times New Roman" w:eastAsia="Times New Roman" w:hAnsi="Times New Roman" w:cs="Times New Roman"/>
          <w:sz w:val="20"/>
          <w:szCs w:val="20"/>
        </w:rPr>
        <w:t xml:space="preserve"> ignoring other factors such as route distance, toll cost or habitual route. This is equivalent to (1) setting the time to traverse each road link as the edge weight in the road network graph; (2) finding the path that has the smallest total weight (shorte</w:t>
      </w:r>
      <w:r>
        <w:rPr>
          <w:rFonts w:ascii="Times New Roman" w:eastAsia="Times New Roman" w:hAnsi="Times New Roman" w:cs="Times New Roman"/>
          <w:sz w:val="20"/>
          <w:szCs w:val="20"/>
        </w:rPr>
        <w:t xml:space="preserve">st travel time); (3) updating the link-level travel time based on the simulated traffic flow. </w:t>
      </w:r>
    </w:p>
    <w:p w:rsidR="001C6A44" w:rsidRDefault="00A563DC">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Link-level travel time</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Link-level travel time is set according to the well-known Bureau of Public Roads (BPR, 1964) volume-delay curves. It has the following for</w:t>
      </w:r>
      <w:r>
        <w:rPr>
          <w:rFonts w:ascii="Times New Roman" w:eastAsia="Times New Roman" w:hAnsi="Times New Roman" w:cs="Times New Roman"/>
          <w:sz w:val="20"/>
          <w:szCs w:val="20"/>
        </w:rPr>
        <w:t>m (</w:t>
      </w:r>
      <w:proofErr w:type="spellStart"/>
      <w:r>
        <w:rPr>
          <w:rFonts w:ascii="Times New Roman" w:eastAsia="Times New Roman" w:hAnsi="Times New Roman" w:cs="Times New Roman"/>
          <w:sz w:val="20"/>
          <w:szCs w:val="20"/>
        </w:rPr>
        <w:t>Colak</w:t>
      </w:r>
      <w:proofErr w:type="spellEnd"/>
      <w:r>
        <w:rPr>
          <w:rFonts w:ascii="Times New Roman" w:eastAsia="Times New Roman" w:hAnsi="Times New Roman" w:cs="Times New Roman"/>
          <w:sz w:val="20"/>
          <w:szCs w:val="20"/>
        </w:rPr>
        <w:t xml:space="preserve"> et al., 2016):</w:t>
      </w:r>
    </w:p>
    <w:p w:rsidR="001C6A44" w:rsidRDefault="00A563DC">
      <w:pPr>
        <w:jc w:val="center"/>
        <w:rPr>
          <w:rFonts w:ascii="Cambria" w:eastAsia="Cambria" w:hAnsi="Cambria" w:cs="Cambria"/>
          <w:sz w:val="20"/>
          <w:szCs w:val="20"/>
        </w:rPr>
      </w:pPr>
      <m:oMathPara>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t</m:t>
              </m:r>
            </m:e>
            <m:sub>
              <m:r>
                <w:rPr>
                  <w:rFonts w:ascii="Times New Roman" w:eastAsia="Times New Roman" w:hAnsi="Times New Roman" w:cs="Times New Roman"/>
                  <w:sz w:val="20"/>
                  <w:szCs w:val="20"/>
                </w:rPr>
                <m:t>t</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t</m:t>
              </m:r>
            </m:e>
            <m:sub>
              <m:r>
                <w:rPr>
                  <w:rFonts w:ascii="Times New Roman" w:eastAsia="Times New Roman" w:hAnsi="Times New Roman" w:cs="Times New Roman"/>
                  <w:sz w:val="20"/>
                  <w:szCs w:val="20"/>
                </w:rPr>
                <m:t>f</m:t>
              </m:r>
            </m:sub>
          </m:sSub>
          <m:r>
            <w:rPr>
              <w:rFonts w:ascii="Times New Roman" w:eastAsia="Times New Roman" w:hAnsi="Times New Roman" w:cs="Times New Roman"/>
              <w:sz w:val="20"/>
              <w:szCs w:val="20"/>
            </w:rPr>
            <m:t>×(1+</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α</m:t>
              </m:r>
              <m:r>
                <w:rPr>
                  <w:rFonts w:ascii="Times New Roman" w:eastAsia="Times New Roman" w:hAnsi="Times New Roman" w:cs="Times New Roman"/>
                  <w:sz w:val="20"/>
                  <w:szCs w:val="20"/>
                </w:rPr>
                <m:t>(</m:t>
              </m:r>
              <m:r>
                <w:rPr>
                  <w:rFonts w:ascii="Times New Roman" w:eastAsia="Times New Roman" w:hAnsi="Times New Roman" w:cs="Times New Roman"/>
                  <w:sz w:val="20"/>
                  <w:szCs w:val="20"/>
                </w:rPr>
                <m:t>volume</m:t>
              </m:r>
              <m:r>
                <w:rPr>
                  <w:rFonts w:ascii="Times New Roman" w:eastAsia="Times New Roman" w:hAnsi="Times New Roman" w:cs="Times New Roman"/>
                  <w:sz w:val="20"/>
                  <w:szCs w:val="20"/>
                </w:rPr>
                <m:t>/</m:t>
              </m:r>
              <m:r>
                <w:rPr>
                  <w:rFonts w:ascii="Times New Roman" w:eastAsia="Times New Roman" w:hAnsi="Times New Roman" w:cs="Times New Roman"/>
                  <w:sz w:val="20"/>
                  <w:szCs w:val="20"/>
                </w:rPr>
                <m:t>capacity</m:t>
              </m:r>
              <m:r>
                <w:rPr>
                  <w:rFonts w:ascii="Times New Roman" w:eastAsia="Times New Roman" w:hAnsi="Times New Roman" w:cs="Times New Roman"/>
                  <w:sz w:val="20"/>
                  <w:szCs w:val="20"/>
                </w:rPr>
                <m:t>)</m:t>
              </m:r>
            </m:e>
            <m:sup>
              <m:r>
                <w:rPr>
                  <w:rFonts w:ascii="Times New Roman" w:eastAsia="Times New Roman" w:hAnsi="Times New Roman" w:cs="Times New Roman"/>
                  <w:sz w:val="20"/>
                  <w:szCs w:val="20"/>
                </w:rPr>
                <m:t>β</m:t>
              </m:r>
            </m:sup>
          </m:sSup>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f</m:t>
              </m:r>
            </m:e>
            <m:sub>
              <m:r>
                <w:rPr>
                  <w:rFonts w:ascii="Times New Roman" w:eastAsia="Times New Roman" w:hAnsi="Times New Roman" w:cs="Times New Roman"/>
                  <w:sz w:val="20"/>
                  <w:szCs w:val="20"/>
                </w:rPr>
                <m:t>p</m:t>
              </m:r>
            </m:sub>
          </m:sSub>
        </m:oMath>
      </m:oMathPara>
    </w:p>
    <w:p w:rsidR="001C6A44" w:rsidRDefault="00A563DC">
      <w:pPr>
        <w:spacing w:line="240" w:lineRule="auto"/>
        <w:jc w:val="both"/>
        <w:rPr>
          <w:rFonts w:ascii="Times New Roman" w:eastAsia="Times New Roman" w:hAnsi="Times New Roman" w:cs="Times New Roman"/>
          <w:sz w:val="20"/>
          <w:szCs w:val="20"/>
        </w:rPr>
      </w:pPr>
      <w:del w:id="5" w:author="Kenichi Soga" w:date="2019-01-13T10:28:00Z">
        <w:r w:rsidDel="00123E7D">
          <w:rPr>
            <w:rFonts w:ascii="Times New Roman" w:eastAsia="Times New Roman" w:hAnsi="Times New Roman" w:cs="Times New Roman"/>
            <w:sz w:val="20"/>
            <w:szCs w:val="20"/>
          </w:rPr>
          <w:delText xml:space="preserve">Where </w:delText>
        </w:r>
      </w:del>
      <w:ins w:id="6" w:author="Kenichi Soga" w:date="2019-01-13T10:28:00Z">
        <w:r w:rsidR="00123E7D">
          <w:rPr>
            <w:rFonts w:ascii="Times New Roman" w:eastAsia="Times New Roman" w:hAnsi="Times New Roman" w:cs="Times New Roman"/>
            <w:sz w:val="20"/>
            <w:szCs w:val="20"/>
          </w:rPr>
          <w:t>w</w:t>
        </w:r>
        <w:r w:rsidR="00123E7D">
          <w:rPr>
            <w:rFonts w:ascii="Times New Roman" w:eastAsia="Times New Roman" w:hAnsi="Times New Roman" w:cs="Times New Roman"/>
            <w:sz w:val="20"/>
            <w:szCs w:val="20"/>
          </w:rPr>
          <w:t xml:space="preserve">here </w:t>
        </w:r>
      </w:ins>
      <m:oMath>
        <m:sSub>
          <m:sSubPr>
            <m:ctrlPr>
              <w:rPr>
                <w:rFonts w:ascii="Cambria" w:eastAsia="Cambria" w:hAnsi="Cambria" w:cs="Cambria"/>
                <w:sz w:val="20"/>
                <w:szCs w:val="20"/>
              </w:rPr>
            </m:ctrlPr>
          </m:sSubPr>
          <m:e>
            <m:r>
              <w:rPr>
                <w:rFonts w:ascii="Cambria" w:eastAsia="Cambria" w:hAnsi="Cambria" w:cs="Cambria"/>
                <w:sz w:val="20"/>
                <w:szCs w:val="20"/>
              </w:rPr>
              <m:t>t</m:t>
            </m:r>
          </m:e>
          <m:sub>
            <m:r>
              <w:rPr>
                <w:rFonts w:ascii="Cambria" w:eastAsia="Cambria" w:hAnsi="Cambria" w:cs="Cambria"/>
                <w:sz w:val="20"/>
                <w:szCs w:val="20"/>
              </w:rPr>
              <m:t>t</m:t>
            </m:r>
          </m:sub>
        </m:sSub>
      </m:oMath>
      <w:r>
        <w:rPr>
          <w:rFonts w:ascii="Times New Roman" w:eastAsia="Times New Roman" w:hAnsi="Times New Roman" w:cs="Times New Roman"/>
          <w:sz w:val="20"/>
          <w:szCs w:val="20"/>
        </w:rPr>
        <w:t xml:space="preserve"> is the link-level travel time with traffic on the link; </w:t>
      </w:r>
      <m:oMath>
        <m:sSub>
          <m:sSubPr>
            <m:ctrlPr>
              <w:rPr>
                <w:rFonts w:ascii="Cambria" w:eastAsia="Cambria" w:hAnsi="Cambria" w:cs="Cambria"/>
                <w:sz w:val="20"/>
                <w:szCs w:val="20"/>
              </w:rPr>
            </m:ctrlPr>
          </m:sSubPr>
          <m:e>
            <m:r>
              <w:rPr>
                <w:rFonts w:ascii="Cambria" w:eastAsia="Cambria" w:hAnsi="Cambria" w:cs="Cambria"/>
                <w:sz w:val="20"/>
                <w:szCs w:val="20"/>
              </w:rPr>
              <m:t>t</m:t>
            </m:r>
          </m:e>
          <m:sub>
            <m:r>
              <w:rPr>
                <w:rFonts w:ascii="Cambria" w:eastAsia="Cambria" w:hAnsi="Cambria" w:cs="Cambria"/>
                <w:sz w:val="20"/>
                <w:szCs w:val="20"/>
              </w:rPr>
              <m:t>f</m:t>
            </m:r>
          </m:sub>
        </m:sSub>
      </m:oMath>
      <w:r>
        <w:rPr>
          <w:rFonts w:ascii="Times New Roman" w:eastAsia="Times New Roman" w:hAnsi="Times New Roman" w:cs="Times New Roman"/>
          <w:sz w:val="20"/>
          <w:szCs w:val="20"/>
        </w:rPr>
        <w:t xml:space="preserve"> is the free flow travel time of the link; </w:t>
      </w:r>
      <w:r>
        <w:rPr>
          <w:rFonts w:ascii="Times New Roman" w:eastAsia="Times New Roman" w:hAnsi="Times New Roman" w:cs="Times New Roman"/>
          <w:i/>
          <w:sz w:val="20"/>
          <w:szCs w:val="20"/>
        </w:rPr>
        <w:t>volume</w:t>
      </w:r>
      <w:r>
        <w:rPr>
          <w:rFonts w:ascii="Times New Roman" w:eastAsia="Times New Roman" w:hAnsi="Times New Roman" w:cs="Times New Roman"/>
          <w:sz w:val="20"/>
          <w:szCs w:val="20"/>
        </w:rPr>
        <w:t xml:space="preserve"> is the amount of traffic on the link; </w:t>
      </w:r>
      <w:r>
        <w:rPr>
          <w:rFonts w:ascii="Times New Roman" w:eastAsia="Times New Roman" w:hAnsi="Times New Roman" w:cs="Times New Roman"/>
          <w:i/>
          <w:sz w:val="20"/>
          <w:szCs w:val="20"/>
        </w:rPr>
        <w:t>capacity</w:t>
      </w:r>
      <w:r>
        <w:rPr>
          <w:rFonts w:ascii="Times New Roman" w:eastAsia="Times New Roman" w:hAnsi="Times New Roman" w:cs="Times New Roman"/>
          <w:sz w:val="20"/>
          <w:szCs w:val="20"/>
        </w:rPr>
        <w:t xml:space="preserve"> is the li</w:t>
      </w:r>
      <w:r>
        <w:rPr>
          <w:rFonts w:ascii="Times New Roman" w:eastAsia="Times New Roman" w:hAnsi="Times New Roman" w:cs="Times New Roman"/>
          <w:sz w:val="20"/>
          <w:szCs w:val="20"/>
        </w:rPr>
        <w:t xml:space="preserve">nk capacity; </w:t>
      </w:r>
      <m:oMath>
        <m:r>
          <w:rPr>
            <w:rFonts w:ascii="Cambria" w:eastAsia="Cambria" w:hAnsi="Cambria" w:cs="Cambria"/>
            <w:sz w:val="20"/>
            <w:szCs w:val="20"/>
          </w:rPr>
          <m:t>α</m:t>
        </m:r>
        <m:r>
          <w:rPr>
            <w:rFonts w:ascii="Cambria" w:eastAsia="Cambria" w:hAnsi="Cambria" w:cs="Cambria"/>
            <w:sz w:val="20"/>
            <w:szCs w:val="20"/>
          </w:rPr>
          <m:t xml:space="preserve">, </m:t>
        </m:r>
        <m:r>
          <w:rPr>
            <w:rFonts w:ascii="Cambria" w:eastAsia="Cambria" w:hAnsi="Cambria" w:cs="Cambria"/>
            <w:sz w:val="20"/>
            <w:szCs w:val="20"/>
          </w:rPr>
          <m:t>β</m:t>
        </m:r>
      </m:oMath>
      <w:r>
        <w:rPr>
          <w:rFonts w:ascii="Times New Roman" w:eastAsia="Times New Roman" w:hAnsi="Times New Roman" w:cs="Times New Roman"/>
          <w:sz w:val="20"/>
          <w:szCs w:val="20"/>
        </w:rPr>
        <w:t xml:space="preserve"> are calibration parameters (set to 0.6 and 4) and </w:t>
      </w:r>
      <m:oMath>
        <m:sSub>
          <m:sSubPr>
            <m:ctrlPr>
              <w:rPr>
                <w:rFonts w:ascii="Cambria" w:eastAsia="Cambria" w:hAnsi="Cambria" w:cs="Cambria"/>
                <w:sz w:val="20"/>
                <w:szCs w:val="20"/>
              </w:rPr>
            </m:ctrlPr>
          </m:sSubPr>
          <m:e>
            <m:r>
              <w:rPr>
                <w:rFonts w:ascii="Cambria" w:eastAsia="Cambria" w:hAnsi="Cambria" w:cs="Cambria"/>
                <w:sz w:val="20"/>
                <w:szCs w:val="20"/>
              </w:rPr>
              <m:t>f</m:t>
            </m:r>
          </m:e>
          <m:sub>
            <m:r>
              <w:rPr>
                <w:rFonts w:ascii="Cambria" w:eastAsia="Cambria" w:hAnsi="Cambria" w:cs="Cambria"/>
                <w:sz w:val="20"/>
                <w:szCs w:val="20"/>
              </w:rPr>
              <m:t>p</m:t>
            </m:r>
          </m:sub>
        </m:sSub>
      </m:oMath>
      <w:r>
        <w:rPr>
          <w:rFonts w:ascii="Times New Roman" w:eastAsia="Times New Roman" w:hAnsi="Times New Roman" w:cs="Times New Roman"/>
          <w:sz w:val="20"/>
          <w:szCs w:val="20"/>
        </w:rPr>
        <w:t xml:space="preserve"> is the city-specific correction factor (set to 1.3 for SF, (Colak et al., 2016)). </w:t>
      </w:r>
      <m:oMath>
        <m:sSub>
          <m:sSubPr>
            <m:ctrlPr>
              <w:rPr>
                <w:rFonts w:ascii="Cambria" w:eastAsia="Cambria" w:hAnsi="Cambria" w:cs="Cambria"/>
                <w:sz w:val="20"/>
                <w:szCs w:val="20"/>
              </w:rPr>
            </m:ctrlPr>
          </m:sSubPr>
          <m:e>
            <m:r>
              <w:rPr>
                <w:rFonts w:ascii="Cambria" w:eastAsia="Cambria" w:hAnsi="Cambria" w:cs="Cambria"/>
                <w:sz w:val="20"/>
                <w:szCs w:val="20"/>
              </w:rPr>
              <m:t>t</m:t>
            </m:r>
          </m:e>
          <m:sub>
            <m:r>
              <w:rPr>
                <w:rFonts w:ascii="Cambria" w:eastAsia="Cambria" w:hAnsi="Cambria" w:cs="Cambria"/>
                <w:sz w:val="20"/>
                <w:szCs w:val="20"/>
              </w:rPr>
              <m:t>f</m:t>
            </m:r>
          </m:sub>
        </m:sSub>
      </m:oMath>
      <w:r>
        <w:rPr>
          <w:rFonts w:ascii="Cambria" w:eastAsia="Cambria" w:hAnsi="Cambria" w:cs="Cambria"/>
          <w:sz w:val="20"/>
          <w:szCs w:val="20"/>
        </w:rPr>
        <w:t xml:space="preserve"> and </w:t>
      </w:r>
      <w:r>
        <w:rPr>
          <w:rFonts w:ascii="Times New Roman" w:eastAsia="Times New Roman" w:hAnsi="Times New Roman" w:cs="Times New Roman"/>
          <w:i/>
          <w:sz w:val="20"/>
          <w:szCs w:val="20"/>
        </w:rPr>
        <w:t>capacity</w:t>
      </w:r>
      <w:r>
        <w:rPr>
          <w:rFonts w:ascii="Times New Roman" w:eastAsia="Times New Roman" w:hAnsi="Times New Roman" w:cs="Times New Roman"/>
          <w:sz w:val="20"/>
          <w:szCs w:val="20"/>
        </w:rPr>
        <w:t xml:space="preserve"> are calculated in Section 2.1. </w:t>
      </w:r>
      <w:r>
        <w:rPr>
          <w:rFonts w:ascii="Times New Roman" w:eastAsia="Times New Roman" w:hAnsi="Times New Roman" w:cs="Times New Roman"/>
          <w:i/>
          <w:sz w:val="20"/>
          <w:szCs w:val="20"/>
        </w:rPr>
        <w:t>volume</w:t>
      </w:r>
      <w:r>
        <w:rPr>
          <w:rFonts w:ascii="Times New Roman" w:eastAsia="Times New Roman" w:hAnsi="Times New Roman" w:cs="Times New Roman"/>
          <w:sz w:val="20"/>
          <w:szCs w:val="20"/>
        </w:rPr>
        <w:t xml:space="preserve"> is initialised with the link-level traffic from the previous time step, or zero if in the </w:t>
      </w:r>
      <w:proofErr w:type="gramStart"/>
      <w:r>
        <w:rPr>
          <w:rFonts w:ascii="Times New Roman" w:eastAsia="Times New Roman" w:hAnsi="Times New Roman" w:cs="Times New Roman"/>
          <w:sz w:val="20"/>
          <w:szCs w:val="20"/>
        </w:rPr>
        <w:t>first time</w:t>
      </w:r>
      <w:proofErr w:type="gramEnd"/>
      <w:r>
        <w:rPr>
          <w:rFonts w:ascii="Times New Roman" w:eastAsia="Times New Roman" w:hAnsi="Times New Roman" w:cs="Times New Roman"/>
          <w:sz w:val="20"/>
          <w:szCs w:val="20"/>
        </w:rPr>
        <w:t xml:space="preserve"> step. Within </w:t>
      </w:r>
      <w:proofErr w:type="gramStart"/>
      <w:r>
        <w:rPr>
          <w:rFonts w:ascii="Times New Roman" w:eastAsia="Times New Roman" w:hAnsi="Times New Roman" w:cs="Times New Roman"/>
          <w:sz w:val="20"/>
          <w:szCs w:val="20"/>
        </w:rPr>
        <w:t>one time</w:t>
      </w:r>
      <w:proofErr w:type="gramEnd"/>
      <w:r>
        <w:rPr>
          <w:rFonts w:ascii="Times New Roman" w:eastAsia="Times New Roman" w:hAnsi="Times New Roman" w:cs="Times New Roman"/>
          <w:sz w:val="20"/>
          <w:szCs w:val="20"/>
        </w:rPr>
        <w:t xml:space="preserve"> step, the </w:t>
      </w:r>
      <w:r>
        <w:rPr>
          <w:rFonts w:ascii="Times New Roman" w:eastAsia="Times New Roman" w:hAnsi="Times New Roman" w:cs="Times New Roman"/>
          <w:i/>
          <w:sz w:val="20"/>
          <w:szCs w:val="20"/>
        </w:rPr>
        <w:t>volume</w:t>
      </w:r>
      <w:r>
        <w:rPr>
          <w:rFonts w:ascii="Times New Roman" w:eastAsia="Times New Roman" w:hAnsi="Times New Roman" w:cs="Times New Roman"/>
          <w:sz w:val="20"/>
          <w:szCs w:val="20"/>
        </w:rPr>
        <w:t xml:space="preserve"> (so consequently </w:t>
      </w:r>
      <m:oMath>
        <m:sSub>
          <m:sSubPr>
            <m:ctrlPr>
              <w:rPr>
                <w:rFonts w:ascii="Cambria" w:eastAsia="Cambria" w:hAnsi="Cambria" w:cs="Cambria"/>
                <w:sz w:val="20"/>
                <w:szCs w:val="20"/>
              </w:rPr>
            </m:ctrlPr>
          </m:sSubPr>
          <m:e>
            <m:r>
              <w:rPr>
                <w:rFonts w:ascii="Cambria" w:eastAsia="Cambria" w:hAnsi="Cambria" w:cs="Cambria"/>
                <w:sz w:val="20"/>
                <w:szCs w:val="20"/>
              </w:rPr>
              <m:t>t</m:t>
            </m:r>
          </m:e>
          <m:sub>
            <m:r>
              <w:rPr>
                <w:rFonts w:ascii="Cambria" w:eastAsia="Cambria" w:hAnsi="Cambria" w:cs="Cambria"/>
                <w:sz w:val="20"/>
                <w:szCs w:val="20"/>
              </w:rPr>
              <m:t>t</m:t>
            </m:r>
          </m:sub>
        </m:sSub>
      </m:oMath>
      <w:r>
        <w:rPr>
          <w:rFonts w:ascii="Times New Roman" w:eastAsia="Times New Roman" w:hAnsi="Times New Roman" w:cs="Times New Roman"/>
          <w:sz w:val="20"/>
          <w:szCs w:val="20"/>
        </w:rPr>
        <w:t>) of the network is updated 10 times during the iterative assignment process, which will be ex</w:t>
      </w:r>
      <w:proofErr w:type="spellStart"/>
      <w:r>
        <w:rPr>
          <w:rFonts w:ascii="Times New Roman" w:eastAsia="Times New Roman" w:hAnsi="Times New Roman" w:cs="Times New Roman"/>
          <w:sz w:val="20"/>
          <w:szCs w:val="20"/>
        </w:rPr>
        <w:t>plained</w:t>
      </w:r>
      <w:proofErr w:type="spellEnd"/>
      <w:r>
        <w:rPr>
          <w:rFonts w:ascii="Times New Roman" w:eastAsia="Times New Roman" w:hAnsi="Times New Roman" w:cs="Times New Roman"/>
          <w:sz w:val="20"/>
          <w:szCs w:val="20"/>
        </w:rPr>
        <w:t xml:space="preserve"> shortly.</w:t>
      </w:r>
    </w:p>
    <w:p w:rsidR="001C6A44" w:rsidRDefault="00A563DC">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Shortest-path finding</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priority-queue based Dijkstra shortest path algorithm is implemented to find the fastest route for each agent. Dijkstra algorithm is an efficient way to find the shortest path between two nodes (vertices), or to pro</w:t>
      </w:r>
      <w:r>
        <w:rPr>
          <w:rFonts w:ascii="Times New Roman" w:eastAsia="Times New Roman" w:hAnsi="Times New Roman" w:cs="Times New Roman"/>
          <w:sz w:val="20"/>
          <w:szCs w:val="20"/>
        </w:rPr>
        <w:t>duce the shortest path tree from a “source” node to all other nodes in a weighted graph (Dijkstra, 1959). In the ABM, the Dijkstra algorithm is applied to the road network graph weighted by link-level travel time and finds the weighted shortest path (i.e.,</w:t>
      </w:r>
      <w:r>
        <w:rPr>
          <w:rFonts w:ascii="Times New Roman" w:eastAsia="Times New Roman" w:hAnsi="Times New Roman" w:cs="Times New Roman"/>
          <w:sz w:val="20"/>
          <w:szCs w:val="20"/>
        </w:rPr>
        <w:t xml:space="preserve"> fastest route to travel) from the agent’s origin node to its destination node. Dijkstra algorithm can be implemented with a min-priority queue data </w:t>
      </w:r>
      <w:r>
        <w:rPr>
          <w:rFonts w:ascii="Times New Roman" w:eastAsia="Times New Roman" w:hAnsi="Times New Roman" w:cs="Times New Roman"/>
          <w:sz w:val="20"/>
          <w:szCs w:val="20"/>
        </w:rPr>
        <w:lastRenderedPageBreak/>
        <w:t>structure. The priority queue stores all unvisited graph vertices (whose shortest distances to the origin v</w:t>
      </w:r>
      <w:r>
        <w:rPr>
          <w:rFonts w:ascii="Times New Roman" w:eastAsia="Times New Roman" w:hAnsi="Times New Roman" w:cs="Times New Roman"/>
          <w:sz w:val="20"/>
          <w:szCs w:val="20"/>
        </w:rPr>
        <w:t xml:space="preserve">ertex have not been decided), prioritised according to their current (not necessarily the shortest) distances to the origin vertex. This implementation allows the Dijkstra algorithm to take advantage of the fast operations of the priority queue, including </w:t>
      </w:r>
      <w:r>
        <w:rPr>
          <w:rFonts w:ascii="Times New Roman" w:eastAsia="Times New Roman" w:hAnsi="Times New Roman" w:cs="Times New Roman"/>
          <w:sz w:val="20"/>
          <w:szCs w:val="20"/>
        </w:rPr>
        <w:t>inserting a node, extracting the node with the lowest priority and decreasing the priority of a node (</w:t>
      </w:r>
      <w:proofErr w:type="spellStart"/>
      <w:r>
        <w:rPr>
          <w:rFonts w:ascii="Times New Roman" w:eastAsia="Times New Roman" w:hAnsi="Times New Roman" w:cs="Times New Roman"/>
          <w:sz w:val="20"/>
          <w:szCs w:val="20"/>
        </w:rPr>
        <w:t>Montanaro</w:t>
      </w:r>
      <w:proofErr w:type="spellEnd"/>
      <w:r>
        <w:rPr>
          <w:rFonts w:ascii="Times New Roman" w:eastAsia="Times New Roman" w:hAnsi="Times New Roman" w:cs="Times New Roman"/>
          <w:sz w:val="20"/>
          <w:szCs w:val="20"/>
        </w:rPr>
        <w:t>, 2013).</w:t>
      </w:r>
    </w:p>
    <w:p w:rsidR="001C6A44" w:rsidRDefault="00A563DC">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Update of link-level travel time</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Link-level travel time at the beginning of each time step is set according to the simulated traffic fro</w:t>
      </w:r>
      <w:r>
        <w:rPr>
          <w:rFonts w:ascii="Times New Roman" w:eastAsia="Times New Roman" w:hAnsi="Times New Roman" w:cs="Times New Roman"/>
          <w:sz w:val="20"/>
          <w:szCs w:val="20"/>
        </w:rPr>
        <w:t xml:space="preserve">m the previous hour. This is updated at the end as well as in the middle of the current time step through a process called “iterative assignment” (NPTEL, 2007). In the iterative assignment of this study, the hourly travel demand </w:t>
      </w:r>
      <w:r>
        <w:rPr>
          <w:rFonts w:ascii="Times New Roman" w:eastAsia="Times New Roman" w:hAnsi="Times New Roman" w:cs="Times New Roman"/>
          <w:color w:val="000000"/>
          <w:sz w:val="20"/>
          <w:szCs w:val="20"/>
        </w:rPr>
        <w:t>is randomly partitioned int</w:t>
      </w:r>
      <w:r>
        <w:rPr>
          <w:rFonts w:ascii="Times New Roman" w:eastAsia="Times New Roman" w:hAnsi="Times New Roman" w:cs="Times New Roman"/>
          <w:color w:val="000000"/>
          <w:sz w:val="20"/>
          <w:szCs w:val="20"/>
        </w:rPr>
        <w:t xml:space="preserve">o 10 </w:t>
      </w:r>
      <w:r>
        <w:rPr>
          <w:rFonts w:ascii="Times New Roman" w:eastAsia="Times New Roman" w:hAnsi="Times New Roman" w:cs="Times New Roman"/>
          <w:sz w:val="20"/>
          <w:szCs w:val="20"/>
        </w:rPr>
        <w:t>chunks</w:t>
      </w:r>
      <w:r>
        <w:rPr>
          <w:rFonts w:ascii="Times New Roman" w:eastAsia="Times New Roman" w:hAnsi="Times New Roman" w:cs="Times New Roman"/>
          <w:color w:val="000000"/>
          <w:sz w:val="20"/>
          <w:szCs w:val="20"/>
        </w:rPr>
        <w:t xml:space="preserve"> of equal size. For example, </w:t>
      </w:r>
      <w:r>
        <w:rPr>
          <w:rFonts w:ascii="Times New Roman" w:eastAsia="Times New Roman" w:hAnsi="Times New Roman" w:cs="Times New Roman"/>
          <w:sz w:val="20"/>
          <w:szCs w:val="20"/>
        </w:rPr>
        <w:t>there are around 87,000 agents travelling on a typical Monday at 8 AM (63,000 intra-SF and 24,000 intercity)</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So</w:t>
      </w:r>
      <w:proofErr w:type="gramEnd"/>
      <w:r>
        <w:rPr>
          <w:rFonts w:ascii="Times New Roman" w:eastAsia="Times New Roman" w:hAnsi="Times New Roman" w:cs="Times New Roman"/>
          <w:color w:val="000000"/>
          <w:sz w:val="20"/>
          <w:szCs w:val="20"/>
        </w:rPr>
        <w:t xml:space="preserve"> 10% of the total hourly demand, e.g., </w:t>
      </w:r>
      <w:r>
        <w:rPr>
          <w:rFonts w:ascii="Times New Roman" w:eastAsia="Times New Roman" w:hAnsi="Times New Roman" w:cs="Times New Roman"/>
          <w:sz w:val="20"/>
          <w:szCs w:val="20"/>
        </w:rPr>
        <w:t>8</w:t>
      </w:r>
      <w:r>
        <w:rPr>
          <w:rFonts w:ascii="Times New Roman" w:eastAsia="Times New Roman" w:hAnsi="Times New Roman" w:cs="Times New Roman"/>
          <w:color w:val="000000"/>
          <w:sz w:val="20"/>
          <w:szCs w:val="20"/>
        </w:rPr>
        <w:t>,</w:t>
      </w:r>
      <w:r>
        <w:rPr>
          <w:rFonts w:ascii="Times New Roman" w:eastAsia="Times New Roman" w:hAnsi="Times New Roman" w:cs="Times New Roman"/>
          <w:sz w:val="20"/>
          <w:szCs w:val="20"/>
        </w:rPr>
        <w:t>7</w:t>
      </w:r>
      <w:r>
        <w:rPr>
          <w:rFonts w:ascii="Times New Roman" w:eastAsia="Times New Roman" w:hAnsi="Times New Roman" w:cs="Times New Roman"/>
          <w:color w:val="000000"/>
          <w:sz w:val="20"/>
          <w:szCs w:val="20"/>
        </w:rPr>
        <w:t xml:space="preserve">00 </w:t>
      </w:r>
      <w:r>
        <w:rPr>
          <w:rFonts w:ascii="Times New Roman" w:eastAsia="Times New Roman" w:hAnsi="Times New Roman" w:cs="Times New Roman"/>
          <w:sz w:val="20"/>
          <w:szCs w:val="20"/>
        </w:rPr>
        <w:t>agents</w:t>
      </w:r>
      <w:r>
        <w:rPr>
          <w:rFonts w:ascii="Times New Roman" w:eastAsia="Times New Roman" w:hAnsi="Times New Roman" w:cs="Times New Roman"/>
          <w:color w:val="000000"/>
          <w:sz w:val="20"/>
          <w:szCs w:val="20"/>
        </w:rPr>
        <w:t xml:space="preserve">, are </w:t>
      </w:r>
      <w:r>
        <w:rPr>
          <w:rFonts w:ascii="Times New Roman" w:eastAsia="Times New Roman" w:hAnsi="Times New Roman" w:cs="Times New Roman"/>
          <w:sz w:val="20"/>
          <w:szCs w:val="20"/>
        </w:rPr>
        <w:t xml:space="preserve">assigned (the fastest) routes </w:t>
      </w:r>
      <w:r>
        <w:rPr>
          <w:rFonts w:ascii="Times New Roman" w:eastAsia="Times New Roman" w:hAnsi="Times New Roman" w:cs="Times New Roman"/>
          <w:color w:val="000000"/>
          <w:sz w:val="20"/>
          <w:szCs w:val="20"/>
        </w:rPr>
        <w:t xml:space="preserve">in </w:t>
      </w:r>
      <w:r>
        <w:rPr>
          <w:rFonts w:ascii="Times New Roman" w:eastAsia="Times New Roman" w:hAnsi="Times New Roman" w:cs="Times New Roman"/>
          <w:sz w:val="20"/>
          <w:szCs w:val="20"/>
        </w:rPr>
        <w:t>the first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batc</w:t>
      </w:r>
      <w:r>
        <w:rPr>
          <w:rFonts w:ascii="Times New Roman" w:eastAsia="Times New Roman" w:hAnsi="Times New Roman" w:cs="Times New Roman"/>
          <w:sz w:val="20"/>
          <w:szCs w:val="20"/>
        </w:rPr>
        <w:t>h</w:t>
      </w:r>
      <w:r>
        <w:rPr>
          <w:rFonts w:ascii="Times New Roman" w:eastAsia="Times New Roman" w:hAnsi="Times New Roman" w:cs="Times New Roman"/>
          <w:color w:val="000000"/>
          <w:sz w:val="20"/>
          <w:szCs w:val="20"/>
        </w:rPr>
        <w:t xml:space="preserve">.  Link-level travel time is updated for those links that were used in </w:t>
      </w:r>
      <w:r>
        <w:rPr>
          <w:rFonts w:ascii="Times New Roman" w:eastAsia="Times New Roman" w:hAnsi="Times New Roman" w:cs="Times New Roman"/>
          <w:sz w:val="20"/>
          <w:szCs w:val="20"/>
        </w:rPr>
        <w:t xml:space="preserve">this batch but not updated for other links (since the traffic volume did not increase). This “traffic assignment and graph weight update” process is repeated for 10 times until routes </w:t>
      </w:r>
      <w:r>
        <w:rPr>
          <w:rFonts w:ascii="Times New Roman" w:eastAsia="Times New Roman" w:hAnsi="Times New Roman" w:cs="Times New Roman"/>
          <w:sz w:val="20"/>
          <w:szCs w:val="20"/>
        </w:rPr>
        <w:t>are assigned for all the 87,000 agents that travel on Monday at 8 AM (Figure 10). The iterative assignment is able to produce more realistic traffic patterns than the single-step assignment, where link-level travel time is fixed during each time step. It i</w:t>
      </w:r>
      <w:r>
        <w:rPr>
          <w:rFonts w:ascii="Times New Roman" w:eastAsia="Times New Roman" w:hAnsi="Times New Roman" w:cs="Times New Roman"/>
          <w:sz w:val="20"/>
          <w:szCs w:val="20"/>
        </w:rPr>
        <w:t>s also more efficient than the “user equilibrium” assignment, wherein the trip assignment is iteratively adjusted until no driver can unilaterally reduce his/her travel cost by shifting to another route (Miller, 2014; NPTEL, 2007).</w:t>
      </w:r>
    </w:p>
    <w:p w:rsidR="001C6A44" w:rsidRDefault="00A563DC">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Shared-memory parallelis</w:t>
      </w:r>
      <w:r>
        <w:rPr>
          <w:rFonts w:ascii="Times New Roman" w:eastAsia="Times New Roman" w:hAnsi="Times New Roman" w:cs="Times New Roman"/>
          <w:i/>
          <w:sz w:val="20"/>
          <w:szCs w:val="20"/>
        </w:rPr>
        <w:t>ation</w:t>
      </w:r>
    </w:p>
    <w:p w:rsidR="001C6A44" w:rsidRDefault="00A563DC">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Dijkstra shortest path algorithm is executed for each agent in the ABM at every time-step. This quickly becomes the computational bottleneck as the number of agents and graph size increase in a city-scale simulation. However, as the graph weights</w:t>
      </w:r>
      <w:r>
        <w:rPr>
          <w:rFonts w:ascii="Times New Roman" w:eastAsia="Times New Roman" w:hAnsi="Times New Roman" w:cs="Times New Roman"/>
          <w:sz w:val="20"/>
          <w:szCs w:val="20"/>
        </w:rPr>
        <w:t xml:space="preserve"> do not change within a batch of the iterative assignment process (Figure 10), the choice of route for an agent is not affected by the route assignment of other agents in the same batch. As a result, the Dijkstra algorithm can be executed in parallel for a</w:t>
      </w:r>
      <w:r>
        <w:rPr>
          <w:rFonts w:ascii="Times New Roman" w:eastAsia="Times New Roman" w:hAnsi="Times New Roman" w:cs="Times New Roman"/>
          <w:sz w:val="20"/>
          <w:szCs w:val="20"/>
        </w:rPr>
        <w:t>gents in the same batch. In this study, the SF model is deployed on a single-node of the Cambridge High Performance Computing (HPC) cluster CSD3 (https://www.hpc.cam.ac.uk), utilising 32 cores (parallel processes). The hourly number of agent trips to be si</w:t>
      </w:r>
      <w:r>
        <w:rPr>
          <w:rFonts w:ascii="Times New Roman" w:eastAsia="Times New Roman" w:hAnsi="Times New Roman" w:cs="Times New Roman"/>
          <w:sz w:val="20"/>
          <w:szCs w:val="20"/>
        </w:rPr>
        <w:t xml:space="preserve">mulated varies from 4,111 (Tuesday at 3 AM) to 151,170 (Friday at 7 PM). </w:t>
      </w:r>
      <w:del w:id="7" w:author="Kenichi Soga" w:date="2019-01-13T10:30:00Z">
        <w:r w:rsidDel="00E45994">
          <w:rPr>
            <w:rFonts w:ascii="Times New Roman" w:eastAsia="Times New Roman" w:hAnsi="Times New Roman" w:cs="Times New Roman"/>
            <w:sz w:val="20"/>
            <w:szCs w:val="20"/>
          </w:rPr>
          <w:delText>So</w:delText>
        </w:r>
      </w:del>
      <w:r>
        <w:rPr>
          <w:rFonts w:ascii="Times New Roman" w:eastAsia="Times New Roman" w:hAnsi="Times New Roman" w:cs="Times New Roman"/>
          <w:sz w:val="20"/>
          <w:szCs w:val="20"/>
        </w:rPr>
        <w:t xml:space="preserve"> </w:t>
      </w:r>
      <w:ins w:id="8" w:author="Kenichi Soga" w:date="2019-01-13T10:30:00Z">
        <w:r w:rsidR="00E45994">
          <w:rPr>
            <w:rFonts w:ascii="Times New Roman" w:eastAsia="Times New Roman" w:hAnsi="Times New Roman" w:cs="Times New Roman"/>
            <w:sz w:val="20"/>
            <w:szCs w:val="20"/>
          </w:rPr>
          <w:t>T</w:t>
        </w:r>
      </w:ins>
      <w:del w:id="9" w:author="Kenichi Soga" w:date="2019-01-13T10:30:00Z">
        <w:r w:rsidDel="00E45994">
          <w:rPr>
            <w:rFonts w:ascii="Times New Roman" w:eastAsia="Times New Roman" w:hAnsi="Times New Roman" w:cs="Times New Roman"/>
            <w:sz w:val="20"/>
            <w:szCs w:val="20"/>
          </w:rPr>
          <w:delText>t</w:delText>
        </w:r>
      </w:del>
      <w:r>
        <w:rPr>
          <w:rFonts w:ascii="Times New Roman" w:eastAsia="Times New Roman" w:hAnsi="Times New Roman" w:cs="Times New Roman"/>
          <w:sz w:val="20"/>
          <w:szCs w:val="20"/>
        </w:rPr>
        <w:t xml:space="preserve">he </w:t>
      </w:r>
      <w:proofErr w:type="gramStart"/>
      <w:r>
        <w:rPr>
          <w:rFonts w:ascii="Times New Roman" w:eastAsia="Times New Roman" w:hAnsi="Times New Roman" w:cs="Times New Roman"/>
          <w:sz w:val="20"/>
          <w:szCs w:val="20"/>
        </w:rPr>
        <w:t>number</w:t>
      </w:r>
      <w:proofErr w:type="gramEnd"/>
      <w:r>
        <w:rPr>
          <w:rFonts w:ascii="Times New Roman" w:eastAsia="Times New Roman" w:hAnsi="Times New Roman" w:cs="Times New Roman"/>
          <w:sz w:val="20"/>
          <w:szCs w:val="20"/>
        </w:rPr>
        <w:t xml:space="preserve"> of agents in a batch (10% of hourly agent trips whose optimal routes are calculated in parallel) is between 400 to 15,000. This adds up to 9 million agent trips for the </w:t>
      </w:r>
      <w:r>
        <w:rPr>
          <w:rFonts w:ascii="Times New Roman" w:eastAsia="Times New Roman" w:hAnsi="Times New Roman" w:cs="Times New Roman"/>
          <w:sz w:val="20"/>
          <w:szCs w:val="20"/>
        </w:rPr>
        <w:t>simulation of a typical week. It took ~22 minutes to simulate the traffic of a typical week in the SF road network with 9643 vertices and 26893 edges.</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 Results</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direct result </w:t>
      </w:r>
      <w:r>
        <w:rPr>
          <w:rFonts w:ascii="Times New Roman" w:eastAsia="Times New Roman" w:hAnsi="Times New Roman" w:cs="Times New Roman"/>
          <w:sz w:val="20"/>
          <w:szCs w:val="20"/>
        </w:rPr>
        <w:t>from</w:t>
      </w:r>
      <w:r>
        <w:rPr>
          <w:rFonts w:ascii="Times New Roman" w:eastAsia="Times New Roman" w:hAnsi="Times New Roman" w:cs="Times New Roman"/>
          <w:color w:val="000000"/>
          <w:sz w:val="20"/>
          <w:szCs w:val="20"/>
        </w:rPr>
        <w:t xml:space="preserve"> the ABM simulation is the traffic </w:t>
      </w:r>
      <w:r>
        <w:rPr>
          <w:rFonts w:ascii="Times New Roman" w:eastAsia="Times New Roman" w:hAnsi="Times New Roman" w:cs="Times New Roman"/>
          <w:sz w:val="20"/>
          <w:szCs w:val="20"/>
        </w:rPr>
        <w:t>volume on every road link</w:t>
      </w:r>
      <w:r>
        <w:rPr>
          <w:rFonts w:ascii="Times New Roman" w:eastAsia="Times New Roman" w:hAnsi="Times New Roman" w:cs="Times New Roman"/>
          <w:color w:val="000000"/>
          <w:sz w:val="20"/>
          <w:szCs w:val="20"/>
        </w:rPr>
        <w:t xml:space="preserve"> in each hourly time step. Figure </w:t>
      </w:r>
      <w:r>
        <w:rPr>
          <w:rFonts w:ascii="Times New Roman" w:eastAsia="Times New Roman" w:hAnsi="Times New Roman" w:cs="Times New Roman"/>
          <w:sz w:val="20"/>
          <w:szCs w:val="20"/>
        </w:rPr>
        <w:t>11</w:t>
      </w:r>
      <w:r>
        <w:rPr>
          <w:rFonts w:ascii="Times New Roman" w:eastAsia="Times New Roman" w:hAnsi="Times New Roman" w:cs="Times New Roman"/>
          <w:color w:val="000000"/>
          <w:sz w:val="20"/>
          <w:szCs w:val="20"/>
        </w:rPr>
        <w:t xml:space="preserve"> shows </w:t>
      </w:r>
      <w:r>
        <w:rPr>
          <w:rFonts w:ascii="Times New Roman" w:eastAsia="Times New Roman" w:hAnsi="Times New Roman" w:cs="Times New Roman"/>
          <w:sz w:val="20"/>
          <w:szCs w:val="20"/>
        </w:rPr>
        <w:t>such results</w:t>
      </w:r>
      <w:r>
        <w:rPr>
          <w:rFonts w:ascii="Times New Roman" w:eastAsia="Times New Roman" w:hAnsi="Times New Roman" w:cs="Times New Roman"/>
          <w:color w:val="000000"/>
          <w:sz w:val="20"/>
          <w:szCs w:val="20"/>
        </w:rPr>
        <w:t xml:space="preserve"> on a typical Friday at </w:t>
      </w:r>
      <w:r>
        <w:rPr>
          <w:rFonts w:ascii="Times New Roman" w:eastAsia="Times New Roman" w:hAnsi="Times New Roman" w:cs="Times New Roman"/>
          <w:sz w:val="20"/>
          <w:szCs w:val="20"/>
        </w:rPr>
        <w:t>6 AM (off-peak)</w:t>
      </w:r>
      <w:r>
        <w:rPr>
          <w:rFonts w:ascii="Times New Roman" w:eastAsia="Times New Roman" w:hAnsi="Times New Roman" w:cs="Times New Roman"/>
          <w:color w:val="000000"/>
          <w:sz w:val="20"/>
          <w:szCs w:val="20"/>
        </w:rPr>
        <w:t xml:space="preserve"> and at 6 </w:t>
      </w:r>
      <w:r>
        <w:rPr>
          <w:rFonts w:ascii="Times New Roman" w:eastAsia="Times New Roman" w:hAnsi="Times New Roman" w:cs="Times New Roman"/>
          <w:sz w:val="20"/>
          <w:szCs w:val="20"/>
        </w:rPr>
        <w:t>PM</w:t>
      </w:r>
      <w:r>
        <w:rPr>
          <w:rFonts w:ascii="Times New Roman" w:eastAsia="Times New Roman" w:hAnsi="Times New Roman" w:cs="Times New Roman"/>
          <w:color w:val="000000"/>
          <w:sz w:val="20"/>
          <w:szCs w:val="20"/>
        </w:rPr>
        <w:t xml:space="preserve"> (evening peak hour). </w:t>
      </w:r>
      <w:r>
        <w:rPr>
          <w:rFonts w:ascii="Times New Roman" w:eastAsia="Times New Roman" w:hAnsi="Times New Roman" w:cs="Times New Roman"/>
          <w:sz w:val="20"/>
          <w:szCs w:val="20"/>
        </w:rPr>
        <w:t>At 6 AM, the traffic is light on most roads in the city except from the highways. While at 6 PM, signif</w:t>
      </w:r>
      <w:r>
        <w:rPr>
          <w:rFonts w:ascii="Times New Roman" w:eastAsia="Times New Roman" w:hAnsi="Times New Roman" w:cs="Times New Roman"/>
          <w:sz w:val="20"/>
          <w:szCs w:val="20"/>
        </w:rPr>
        <w:t>icantly more traffic is seen on the highways as well as roads in the inner part of the city. However, downtown SF (in the northeast) is not particularly congested. This is probably because of the dense placements of traffic lights in the city centre, makin</w:t>
      </w:r>
      <w:r>
        <w:rPr>
          <w:rFonts w:ascii="Times New Roman" w:eastAsia="Times New Roman" w:hAnsi="Times New Roman" w:cs="Times New Roman"/>
          <w:sz w:val="20"/>
          <w:szCs w:val="20"/>
        </w:rPr>
        <w:t>g it more delayed and thus less attractive to go through these streets in agents routing.</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3162300" cy="1066800"/>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t="27710" b="27309"/>
                    <a:stretch>
                      <a:fillRect/>
                    </a:stretch>
                  </pic:blipFill>
                  <pic:spPr>
                    <a:xfrm>
                      <a:off x="0" y="0"/>
                      <a:ext cx="3162300" cy="1066800"/>
                    </a:xfrm>
                    <a:prstGeom prst="rect">
                      <a:avLst/>
                    </a:prstGeom>
                    <a:ln/>
                  </pic:spPr>
                </pic:pic>
              </a:graphicData>
            </a:graphic>
          </wp:inline>
        </w:drawing>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Figure 11. Hourly link-level traffic volume: (a) on a typical Friday at 6 AM; (b) on a typical Friday at 6 PM.</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Figure 12 shows the volume-to-capacity ratio of each road link on a typical Friday at 6 AM and at 6 PM. It is obtained by dividing the traffic vo</w:t>
      </w:r>
      <w:r>
        <w:rPr>
          <w:rFonts w:ascii="Times New Roman" w:eastAsia="Times New Roman" w:hAnsi="Times New Roman" w:cs="Times New Roman"/>
          <w:sz w:val="20"/>
          <w:szCs w:val="20"/>
        </w:rPr>
        <w:t>lume data in Figure 11 by the capacity of each road as calculated in Section 2.1. At 6 AM, traffic is below capacity on almost every road. While at 6 PM, about 10% of the roads have traffic that exceeds capacity. The critical links with high volume-to-capa</w:t>
      </w:r>
      <w:r>
        <w:rPr>
          <w:rFonts w:ascii="Times New Roman" w:eastAsia="Times New Roman" w:hAnsi="Times New Roman" w:cs="Times New Roman"/>
          <w:sz w:val="20"/>
          <w:szCs w:val="20"/>
        </w:rPr>
        <w:t xml:space="preserve">city ratio are not exactly the same as the links that have more traffic. For example, the Bay Bridge (the long link in the northeast corner) has almost the heaviest traffic flow in SF at Friday 6 PM. But as it also has a high capacity, its volume is still </w:t>
      </w:r>
      <w:r>
        <w:rPr>
          <w:rFonts w:ascii="Times New Roman" w:eastAsia="Times New Roman" w:hAnsi="Times New Roman" w:cs="Times New Roman"/>
          <w:sz w:val="20"/>
          <w:szCs w:val="20"/>
        </w:rPr>
        <w:t>below the capacity.</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3162300" cy="1133475"/>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t="25301" b="26907"/>
                    <a:stretch>
                      <a:fillRect/>
                    </a:stretch>
                  </pic:blipFill>
                  <pic:spPr>
                    <a:xfrm>
                      <a:off x="0" y="0"/>
                      <a:ext cx="3162300" cy="1133475"/>
                    </a:xfrm>
                    <a:prstGeom prst="rect">
                      <a:avLst/>
                    </a:prstGeom>
                    <a:ln/>
                  </pic:spPr>
                </pic:pic>
              </a:graphicData>
            </a:graphic>
          </wp:inline>
        </w:drawing>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Figure 12. Road volume-to-capacity ratio: (a) on a typical Friday at 6 AM; (b) on a typical Friday at 6 PM.</w:t>
      </w:r>
    </w:p>
    <w:p w:rsidR="001C6A44" w:rsidRDefault="00A563DC">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Figures 13 compares the results from the ABM simulation in this study with results from the Bay Area Metropolitan Transport Co</w:t>
      </w:r>
      <w:r>
        <w:rPr>
          <w:rFonts w:ascii="Times New Roman" w:eastAsia="Times New Roman" w:hAnsi="Times New Roman" w:cs="Times New Roman"/>
          <w:sz w:val="20"/>
          <w:szCs w:val="20"/>
        </w:rPr>
        <w:t>mmission’s (MTC) Travel Model One (MTC, 2018). Specifically, the “2015_06_022” scenario in the MTC model result repository is chosen for comparison as its forecast year of 2015 is the closest to the year of 2016, when the travel demand data used in this st</w:t>
      </w:r>
      <w:r>
        <w:rPr>
          <w:rFonts w:ascii="Times New Roman" w:eastAsia="Times New Roman" w:hAnsi="Times New Roman" w:cs="Times New Roman"/>
          <w:sz w:val="20"/>
          <w:szCs w:val="20"/>
        </w:rPr>
        <w:t>udy were collected. The MTC model utilises a simplified road network for the whole Bay Area but predicts the traffic distributions of different types of vehicles (passenger cars, commercial vehicles of various size, etc.). Temporally, it provides results f</w:t>
      </w:r>
      <w:r>
        <w:rPr>
          <w:rFonts w:ascii="Times New Roman" w:eastAsia="Times New Roman" w:hAnsi="Times New Roman" w:cs="Times New Roman"/>
          <w:sz w:val="20"/>
          <w:szCs w:val="20"/>
        </w:rPr>
        <w:t>or five time periods in a typical weekday (early morning, AM peak, midday, PM peak and evening) (MTC, 2018). As weekends are not covered by the MTC model, it is decided that the total weekday traffic from the two models should be compared. Figure 13(a) sho</w:t>
      </w:r>
      <w:r>
        <w:rPr>
          <w:rFonts w:ascii="Times New Roman" w:eastAsia="Times New Roman" w:hAnsi="Times New Roman" w:cs="Times New Roman"/>
          <w:sz w:val="20"/>
          <w:szCs w:val="20"/>
        </w:rPr>
        <w:t xml:space="preserve">ws the total weekday traffic (Monday to Friday, 24 hourly time </w:t>
      </w:r>
      <w:r>
        <w:rPr>
          <w:rFonts w:ascii="Times New Roman" w:eastAsia="Times New Roman" w:hAnsi="Times New Roman" w:cs="Times New Roman"/>
          <w:sz w:val="20"/>
          <w:szCs w:val="20"/>
        </w:rPr>
        <w:lastRenderedPageBreak/>
        <w:t>steps per day) from the ABM simulation in this study. Figure 13(b) is the counterpart from the MTC’s model, cropped to the study area.</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3162300" cy="1190625"/>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t="22891" b="26907"/>
                    <a:stretch>
                      <a:fillRect/>
                    </a:stretch>
                  </pic:blipFill>
                  <pic:spPr>
                    <a:xfrm>
                      <a:off x="0" y="0"/>
                      <a:ext cx="3162300" cy="1190625"/>
                    </a:xfrm>
                    <a:prstGeom prst="rect">
                      <a:avLst/>
                    </a:prstGeom>
                    <a:ln/>
                  </pic:spPr>
                </pic:pic>
              </a:graphicData>
            </a:graphic>
          </wp:inline>
        </w:drawing>
      </w:r>
      <w:r>
        <w:rPr>
          <w:rFonts w:ascii="Times New Roman" w:eastAsia="Times New Roman" w:hAnsi="Times New Roman" w:cs="Times New Roman"/>
          <w:sz w:val="20"/>
          <w:szCs w:val="20"/>
        </w:rPr>
        <w:t>Figure 13. Total simulated traffic in SF from Monday to F</w:t>
      </w:r>
      <w:r>
        <w:rPr>
          <w:rFonts w:ascii="Times New Roman" w:eastAsia="Times New Roman" w:hAnsi="Times New Roman" w:cs="Times New Roman"/>
          <w:sz w:val="20"/>
          <w:szCs w:val="20"/>
        </w:rPr>
        <w:t>riday: (a) results from this study; (b) results from MTC’s Travel Model One.</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sz w:val="20"/>
          <w:szCs w:val="20"/>
        </w:rPr>
      </w:pPr>
      <w:bookmarkStart w:id="10" w:name="_17dp8vu" w:colFirst="0" w:colLast="0"/>
      <w:bookmarkEnd w:id="10"/>
      <w:r>
        <w:rPr>
          <w:rFonts w:ascii="Times New Roman" w:eastAsia="Times New Roman" w:hAnsi="Times New Roman" w:cs="Times New Roman"/>
          <w:sz w:val="20"/>
          <w:szCs w:val="20"/>
        </w:rPr>
        <w:t xml:space="preserve">An initial visual inspection of Figure 13 suggests that similar total weekday traffic </w:t>
      </w:r>
      <w:del w:id="11" w:author="Kenichi Soga" w:date="2019-01-13T10:32:00Z">
        <w:r w:rsidDel="00E45994">
          <w:rPr>
            <w:rFonts w:ascii="Times New Roman" w:eastAsia="Times New Roman" w:hAnsi="Times New Roman" w:cs="Times New Roman"/>
            <w:sz w:val="20"/>
            <w:szCs w:val="20"/>
          </w:rPr>
          <w:delText xml:space="preserve">are </w:delText>
        </w:r>
      </w:del>
      <w:ins w:id="12" w:author="Kenichi Soga" w:date="2019-01-13T10:32:00Z">
        <w:r w:rsidR="00E45994">
          <w:rPr>
            <w:rFonts w:ascii="Times New Roman" w:eastAsia="Times New Roman" w:hAnsi="Times New Roman" w:cs="Times New Roman"/>
            <w:sz w:val="20"/>
            <w:szCs w:val="20"/>
          </w:rPr>
          <w:t>is</w:t>
        </w:r>
        <w:r w:rsidR="00E45994">
          <w:rPr>
            <w:rFonts w:ascii="Times New Roman" w:eastAsia="Times New Roman" w:hAnsi="Times New Roman" w:cs="Times New Roman"/>
            <w:sz w:val="20"/>
            <w:szCs w:val="20"/>
          </w:rPr>
          <w:t xml:space="preserve"> </w:t>
        </w:r>
      </w:ins>
      <w:r>
        <w:rPr>
          <w:rFonts w:ascii="Times New Roman" w:eastAsia="Times New Roman" w:hAnsi="Times New Roman" w:cs="Times New Roman"/>
          <w:sz w:val="20"/>
          <w:szCs w:val="20"/>
        </w:rPr>
        <w:t>predicted by these two simulation models. However, it is difficult to conduct more quanti</w:t>
      </w:r>
      <w:r>
        <w:rPr>
          <w:rFonts w:ascii="Times New Roman" w:eastAsia="Times New Roman" w:hAnsi="Times New Roman" w:cs="Times New Roman"/>
          <w:sz w:val="20"/>
          <w:szCs w:val="20"/>
        </w:rPr>
        <w:t xml:space="preserve">tative comparisons of the results from Figure 13. To begin with, there is no common field in these two networks to identify corresponding road links, such as street names or the road ID. Besides, the MTC network is </w:t>
      </w:r>
      <w:proofErr w:type="gramStart"/>
      <w:r>
        <w:rPr>
          <w:rFonts w:ascii="Times New Roman" w:eastAsia="Times New Roman" w:hAnsi="Times New Roman" w:cs="Times New Roman"/>
          <w:sz w:val="20"/>
          <w:szCs w:val="20"/>
        </w:rPr>
        <w:t>more sparse</w:t>
      </w:r>
      <w:proofErr w:type="gramEnd"/>
      <w:r>
        <w:rPr>
          <w:rFonts w:ascii="Times New Roman" w:eastAsia="Times New Roman" w:hAnsi="Times New Roman" w:cs="Times New Roman"/>
          <w:sz w:val="20"/>
          <w:szCs w:val="20"/>
        </w:rPr>
        <w:t xml:space="preserve"> geographically and has more s</w:t>
      </w:r>
      <w:r>
        <w:rPr>
          <w:rFonts w:ascii="Times New Roman" w:eastAsia="Times New Roman" w:hAnsi="Times New Roman" w:cs="Times New Roman"/>
          <w:sz w:val="20"/>
          <w:szCs w:val="20"/>
        </w:rPr>
        <w:t>implified road geometries than the OSM data, so the same roads do not align spatially in these two maps. Due to these practical difficulties in aligning the results from these two models, an alternative approach is taken to facilitate the comparison instea</w:t>
      </w:r>
      <w:r>
        <w:rPr>
          <w:rFonts w:ascii="Times New Roman" w:eastAsia="Times New Roman" w:hAnsi="Times New Roman" w:cs="Times New Roman"/>
          <w:sz w:val="20"/>
          <w:szCs w:val="20"/>
        </w:rPr>
        <w:t>d. First, the road links in each model are re-ordered, ranked by the total weekday traffic in descending order. Here, the “total weekday traffic” is used as a measure/proxy of link criticality. The more traffic on a link, the higher its criticality and the</w:t>
      </w:r>
      <w:r>
        <w:rPr>
          <w:rFonts w:ascii="Times New Roman" w:eastAsia="Times New Roman" w:hAnsi="Times New Roman" w:cs="Times New Roman"/>
          <w:sz w:val="20"/>
          <w:szCs w:val="20"/>
        </w:rPr>
        <w:t xml:space="preserve"> higher its rank among all links. Based on this criticality rank, a “mileage” number is calculated for each link by taking the cumulative sum of link length (total length for roads ranked before itself). Road links ranked higher receive smaller mileage num</w:t>
      </w:r>
      <w:r>
        <w:rPr>
          <w:rFonts w:ascii="Times New Roman" w:eastAsia="Times New Roman" w:hAnsi="Times New Roman" w:cs="Times New Roman"/>
          <w:sz w:val="20"/>
          <w:szCs w:val="20"/>
        </w:rPr>
        <w:t>bers. Figure 14 shows the scatter plot of the link-level weekday traffic against the link mileage. It can be seen that (1) the total length of the MTC network (1328 km) is about 40% of the OSM network (3137 km), which is expected as the MTC network contain</w:t>
      </w:r>
      <w:r>
        <w:rPr>
          <w:rFonts w:ascii="Times New Roman" w:eastAsia="Times New Roman" w:hAnsi="Times New Roman" w:cs="Times New Roman"/>
          <w:sz w:val="20"/>
          <w:szCs w:val="20"/>
        </w:rPr>
        <w:t>s only important roads and leaves out many residential streets, while the OSM network includes all drivable roads; (2) the data series associated with the ABM results in this study (</w:t>
      </w:r>
      <w:proofErr w:type="spellStart"/>
      <w:r>
        <w:rPr>
          <w:rFonts w:ascii="Times New Roman" w:eastAsia="Times New Roman" w:hAnsi="Times New Roman" w:cs="Times New Roman"/>
          <w:sz w:val="20"/>
          <w:szCs w:val="20"/>
        </w:rPr>
        <w:t>labeled</w:t>
      </w:r>
      <w:proofErr w:type="spellEnd"/>
      <w:r>
        <w:rPr>
          <w:rFonts w:ascii="Times New Roman" w:eastAsia="Times New Roman" w:hAnsi="Times New Roman" w:cs="Times New Roman"/>
          <w:sz w:val="20"/>
          <w:szCs w:val="20"/>
        </w:rPr>
        <w:t xml:space="preserve"> as “SF ABM” in Figure 14) is higher when the road mileage is below</w:t>
      </w:r>
      <w:r>
        <w:rPr>
          <w:rFonts w:ascii="Times New Roman" w:eastAsia="Times New Roman" w:hAnsi="Times New Roman" w:cs="Times New Roman"/>
          <w:sz w:val="20"/>
          <w:szCs w:val="20"/>
        </w:rPr>
        <w:t xml:space="preserve"> 100 km, indicating that the ABM this study predicts more traffic than the MTC model for the top 100 km of roads ranked in terms of traffic volumes (the heavier traffic regime of the network); (3) the two data series overlap after 100 km of mileage, indica</w:t>
      </w:r>
      <w:r>
        <w:rPr>
          <w:rFonts w:ascii="Times New Roman" w:eastAsia="Times New Roman" w:hAnsi="Times New Roman" w:cs="Times New Roman"/>
          <w:sz w:val="20"/>
          <w:szCs w:val="20"/>
        </w:rPr>
        <w:t>ting that similar amounts of traffic are predicted by the two models for road links with mileages between 100-1000 km.</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sz w:val="20"/>
          <w:szCs w:val="20"/>
        </w:rPr>
      </w:pPr>
      <w:bookmarkStart w:id="13" w:name="_c63jv5ksv16o" w:colFirst="0" w:colLast="0"/>
      <w:bookmarkEnd w:id="13"/>
      <w:r>
        <w:rPr>
          <w:rFonts w:ascii="Times New Roman" w:eastAsia="Times New Roman" w:hAnsi="Times New Roman" w:cs="Times New Roman"/>
          <w:noProof/>
          <w:sz w:val="20"/>
          <w:szCs w:val="20"/>
        </w:rPr>
        <w:drawing>
          <wp:inline distT="114300" distB="114300" distL="114300" distR="114300">
            <wp:extent cx="3183285" cy="1738313"/>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l="3092" t="9604" r="8647"/>
                    <a:stretch>
                      <a:fillRect/>
                    </a:stretch>
                  </pic:blipFill>
                  <pic:spPr>
                    <a:xfrm>
                      <a:off x="0" y="0"/>
                      <a:ext cx="3183285" cy="1738313"/>
                    </a:xfrm>
                    <a:prstGeom prst="rect">
                      <a:avLst/>
                    </a:prstGeom>
                    <a:ln/>
                  </pic:spPr>
                </pic:pic>
              </a:graphicData>
            </a:graphic>
          </wp:inline>
        </w:drawing>
      </w:r>
    </w:p>
    <w:p w:rsidR="001C6A44" w:rsidRDefault="00A563DC">
      <w:pPr>
        <w:spacing w:line="240" w:lineRule="auto"/>
        <w:jc w:val="both"/>
        <w:rPr>
          <w:rFonts w:ascii="Times New Roman" w:eastAsia="Times New Roman" w:hAnsi="Times New Roman" w:cs="Times New Roman"/>
          <w:sz w:val="20"/>
          <w:szCs w:val="20"/>
        </w:rPr>
      </w:pPr>
      <w:bookmarkStart w:id="14" w:name="_ppk87umr56mi" w:colFirst="0" w:colLast="0"/>
      <w:bookmarkEnd w:id="14"/>
      <w:r>
        <w:rPr>
          <w:rFonts w:ascii="Times New Roman" w:eastAsia="Times New Roman" w:hAnsi="Times New Roman" w:cs="Times New Roman"/>
          <w:sz w:val="20"/>
          <w:szCs w:val="20"/>
        </w:rPr>
        <w:t>Figure 14. Weekday link-level traffic against cumulative link length (“mileage”).</w:t>
      </w:r>
    </w:p>
    <w:p w:rsidR="001C6A44" w:rsidRDefault="00A563DC">
      <w:pPr>
        <w:keepNext/>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 Summary</w:t>
      </w:r>
    </w:p>
    <w:p w:rsidR="001C6A44" w:rsidRDefault="00A563DC">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This paper presents the development of a macroscopic agent-based model (ABM) for traffic simulation based on a case study set in the city of San Francisco (SF). The simulation model is based entirely on inputs processed from openly available datasets, incl</w:t>
      </w:r>
      <w:r>
        <w:rPr>
          <w:rFonts w:ascii="Times New Roman" w:eastAsia="Times New Roman" w:hAnsi="Times New Roman" w:cs="Times New Roman"/>
          <w:sz w:val="20"/>
          <w:szCs w:val="20"/>
        </w:rPr>
        <w:t>uding (1) a detailed road network graph from the OpenStreetMap, with nearly 10,000 vertices and 27,000 edges; (2) intra-SF travel demand inferred from Uber/Lyft pick-ups and drop-offs; (3) intercity trips that enters and leaves the study area at four “gate</w:t>
      </w:r>
      <w:r>
        <w:rPr>
          <w:rFonts w:ascii="Times New Roman" w:eastAsia="Times New Roman" w:hAnsi="Times New Roman" w:cs="Times New Roman"/>
          <w:sz w:val="20"/>
          <w:szCs w:val="20"/>
        </w:rPr>
        <w:t xml:space="preserve">s” on the boundary of SF. The hourly intra-SF and intercity travel demand add up to trips for nearly 9 million agents during the one-week time scope analysed in this study. To handle the route finding of the large numbers of agents, a priority-queue based </w:t>
      </w:r>
      <w:r>
        <w:rPr>
          <w:rFonts w:ascii="Times New Roman" w:eastAsia="Times New Roman" w:hAnsi="Times New Roman" w:cs="Times New Roman"/>
          <w:sz w:val="20"/>
          <w:szCs w:val="20"/>
        </w:rPr>
        <w:t xml:space="preserve">Dijkstra algorithm is implemented to accelerate the shortest path computation. The simulation model uses shared-memory parallelisation. Results of hourly link-level traffic volume and volume-to-capacity ratio are presented for a peak hour time step and an </w:t>
      </w:r>
      <w:r>
        <w:rPr>
          <w:rFonts w:ascii="Times New Roman" w:eastAsia="Times New Roman" w:hAnsi="Times New Roman" w:cs="Times New Roman"/>
          <w:sz w:val="20"/>
          <w:szCs w:val="20"/>
        </w:rPr>
        <w:t xml:space="preserve">off-peak time step. In addition, the simulation results are compared against an official model both spatially and along a “mileage” system that </w:t>
      </w:r>
      <w:proofErr w:type="spellStart"/>
      <w:r>
        <w:rPr>
          <w:rFonts w:ascii="Times New Roman" w:eastAsia="Times New Roman" w:hAnsi="Times New Roman" w:cs="Times New Roman"/>
          <w:sz w:val="20"/>
          <w:szCs w:val="20"/>
        </w:rPr>
        <w:t>linearises</w:t>
      </w:r>
      <w:proofErr w:type="spellEnd"/>
      <w:r>
        <w:rPr>
          <w:rFonts w:ascii="Times New Roman" w:eastAsia="Times New Roman" w:hAnsi="Times New Roman" w:cs="Times New Roman"/>
          <w:sz w:val="20"/>
          <w:szCs w:val="20"/>
        </w:rPr>
        <w:t xml:space="preserve"> the road network. Overall through this case study, the model has demonstrated good computational perf</w:t>
      </w:r>
      <w:r>
        <w:rPr>
          <w:rFonts w:ascii="Times New Roman" w:eastAsia="Times New Roman" w:hAnsi="Times New Roman" w:cs="Times New Roman"/>
          <w:sz w:val="20"/>
          <w:szCs w:val="20"/>
        </w:rPr>
        <w:t>ormance as well as the ability to produce sensible traffic simulation results.</w:t>
      </w:r>
    </w:p>
    <w:p w:rsidR="001C6A44" w:rsidRDefault="00A563DC">
      <w:pPr>
        <w:keepNext/>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References</w:t>
      </w: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i/>
          <w:color w:val="1A1A1A"/>
          <w:sz w:val="20"/>
          <w:szCs w:val="20"/>
        </w:rPr>
      </w:pPr>
      <w:proofErr w:type="spellStart"/>
      <w:r>
        <w:rPr>
          <w:rFonts w:ascii="Times New Roman" w:eastAsia="Times New Roman" w:hAnsi="Times New Roman" w:cs="Times New Roman"/>
          <w:color w:val="1A1A1A"/>
          <w:sz w:val="20"/>
          <w:szCs w:val="20"/>
        </w:rPr>
        <w:t>Behrisch</w:t>
      </w:r>
      <w:proofErr w:type="spellEnd"/>
      <w:r>
        <w:rPr>
          <w:rFonts w:ascii="Times New Roman" w:eastAsia="Times New Roman" w:hAnsi="Times New Roman" w:cs="Times New Roman"/>
          <w:color w:val="1A1A1A"/>
          <w:sz w:val="20"/>
          <w:szCs w:val="20"/>
        </w:rPr>
        <w:t xml:space="preserve">, M., </w:t>
      </w:r>
      <w:proofErr w:type="spellStart"/>
      <w:r>
        <w:rPr>
          <w:rFonts w:ascii="Times New Roman" w:eastAsia="Times New Roman" w:hAnsi="Times New Roman" w:cs="Times New Roman"/>
          <w:color w:val="1A1A1A"/>
          <w:sz w:val="20"/>
          <w:szCs w:val="20"/>
        </w:rPr>
        <w:t>Bieker</w:t>
      </w:r>
      <w:proofErr w:type="spellEnd"/>
      <w:r>
        <w:rPr>
          <w:rFonts w:ascii="Times New Roman" w:eastAsia="Times New Roman" w:hAnsi="Times New Roman" w:cs="Times New Roman"/>
          <w:color w:val="1A1A1A"/>
          <w:sz w:val="20"/>
          <w:szCs w:val="20"/>
        </w:rPr>
        <w:t xml:space="preserve">, L., Erdmann, J., &amp; </w:t>
      </w:r>
      <w:proofErr w:type="spellStart"/>
      <w:r>
        <w:rPr>
          <w:rFonts w:ascii="Times New Roman" w:eastAsia="Times New Roman" w:hAnsi="Times New Roman" w:cs="Times New Roman"/>
          <w:color w:val="1A1A1A"/>
          <w:sz w:val="20"/>
          <w:szCs w:val="20"/>
        </w:rPr>
        <w:t>Krajzewicz</w:t>
      </w:r>
      <w:proofErr w:type="spellEnd"/>
      <w:r>
        <w:rPr>
          <w:rFonts w:ascii="Times New Roman" w:eastAsia="Times New Roman" w:hAnsi="Times New Roman" w:cs="Times New Roman"/>
          <w:color w:val="1A1A1A"/>
          <w:sz w:val="20"/>
          <w:szCs w:val="20"/>
        </w:rPr>
        <w:t xml:space="preserve">, D. (2011, October). Sumo–simulation of urban mobility. In </w:t>
      </w:r>
      <w:proofErr w:type="gramStart"/>
      <w:r>
        <w:rPr>
          <w:rFonts w:ascii="Times New Roman" w:eastAsia="Times New Roman" w:hAnsi="Times New Roman" w:cs="Times New Roman"/>
          <w:i/>
          <w:color w:val="1A1A1A"/>
          <w:sz w:val="20"/>
          <w:szCs w:val="20"/>
        </w:rPr>
        <w:t>The</w:t>
      </w:r>
      <w:proofErr w:type="gramEnd"/>
      <w:r>
        <w:rPr>
          <w:rFonts w:ascii="Times New Roman" w:eastAsia="Times New Roman" w:hAnsi="Times New Roman" w:cs="Times New Roman"/>
          <w:i/>
          <w:color w:val="1A1A1A"/>
          <w:sz w:val="20"/>
          <w:szCs w:val="20"/>
        </w:rPr>
        <w:t xml:space="preserve"> Third International Conference on Advances in System Simulation (SIMUL 2011), Barcelona, Spain (Vol. 42).</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 xml:space="preserve">Boeing, G., 2017. </w:t>
      </w:r>
      <w:proofErr w:type="spellStart"/>
      <w:r>
        <w:rPr>
          <w:rFonts w:ascii="Times New Roman" w:eastAsia="Times New Roman" w:hAnsi="Times New Roman" w:cs="Times New Roman"/>
          <w:color w:val="1A1A1A"/>
          <w:sz w:val="20"/>
          <w:szCs w:val="20"/>
        </w:rPr>
        <w:t>OSMnx</w:t>
      </w:r>
      <w:proofErr w:type="spellEnd"/>
      <w:r>
        <w:rPr>
          <w:rFonts w:ascii="Times New Roman" w:eastAsia="Times New Roman" w:hAnsi="Times New Roman" w:cs="Times New Roman"/>
          <w:color w:val="1A1A1A"/>
          <w:sz w:val="20"/>
          <w:szCs w:val="20"/>
        </w:rPr>
        <w:t>: New metho</w:t>
      </w:r>
      <w:r>
        <w:rPr>
          <w:rFonts w:ascii="Times New Roman" w:eastAsia="Times New Roman" w:hAnsi="Times New Roman" w:cs="Times New Roman"/>
          <w:color w:val="1A1A1A"/>
          <w:sz w:val="20"/>
          <w:szCs w:val="20"/>
        </w:rPr>
        <w:t xml:space="preserve">ds for acquiring, constructing, </w:t>
      </w:r>
      <w:proofErr w:type="spellStart"/>
      <w:r>
        <w:rPr>
          <w:rFonts w:ascii="Times New Roman" w:eastAsia="Times New Roman" w:hAnsi="Times New Roman" w:cs="Times New Roman"/>
          <w:color w:val="1A1A1A"/>
          <w:sz w:val="20"/>
          <w:szCs w:val="20"/>
        </w:rPr>
        <w:t>analyzing</w:t>
      </w:r>
      <w:proofErr w:type="spellEnd"/>
      <w:r>
        <w:rPr>
          <w:rFonts w:ascii="Times New Roman" w:eastAsia="Times New Roman" w:hAnsi="Times New Roman" w:cs="Times New Roman"/>
          <w:color w:val="1A1A1A"/>
          <w:sz w:val="20"/>
          <w:szCs w:val="20"/>
        </w:rPr>
        <w:t xml:space="preserve">, and visualizing complex street networks. </w:t>
      </w:r>
      <w:r>
        <w:rPr>
          <w:rFonts w:ascii="Times New Roman" w:eastAsia="Times New Roman" w:hAnsi="Times New Roman" w:cs="Times New Roman"/>
          <w:i/>
          <w:color w:val="1A1A1A"/>
          <w:sz w:val="20"/>
          <w:szCs w:val="20"/>
        </w:rPr>
        <w:t>Computers, Environment and Urban Systems</w:t>
      </w:r>
      <w:r>
        <w:rPr>
          <w:rFonts w:ascii="Times New Roman" w:eastAsia="Times New Roman" w:hAnsi="Times New Roman" w:cs="Times New Roman"/>
          <w:color w:val="1A1A1A"/>
          <w:sz w:val="20"/>
          <w:szCs w:val="20"/>
        </w:rPr>
        <w:t>, 65, pp.126-139.</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Bowman, J.L. and Ben-</w:t>
      </w:r>
      <w:proofErr w:type="spellStart"/>
      <w:r>
        <w:rPr>
          <w:rFonts w:ascii="Times New Roman" w:eastAsia="Times New Roman" w:hAnsi="Times New Roman" w:cs="Times New Roman"/>
          <w:color w:val="1A1A1A"/>
          <w:sz w:val="20"/>
          <w:szCs w:val="20"/>
        </w:rPr>
        <w:t>Akiva</w:t>
      </w:r>
      <w:proofErr w:type="spellEnd"/>
      <w:r>
        <w:rPr>
          <w:rFonts w:ascii="Times New Roman" w:eastAsia="Times New Roman" w:hAnsi="Times New Roman" w:cs="Times New Roman"/>
          <w:color w:val="1A1A1A"/>
          <w:sz w:val="20"/>
          <w:szCs w:val="20"/>
        </w:rPr>
        <w:t xml:space="preserve">, M.E., 2001. Activity-based disaggregate travel demand model system with activity schedules. </w:t>
      </w:r>
      <w:r>
        <w:rPr>
          <w:rFonts w:ascii="Times New Roman" w:eastAsia="Times New Roman" w:hAnsi="Times New Roman" w:cs="Times New Roman"/>
          <w:i/>
          <w:color w:val="1A1A1A"/>
          <w:sz w:val="20"/>
          <w:szCs w:val="20"/>
        </w:rPr>
        <w:t>Transportation Research Part A: Policy and Practice</w:t>
      </w:r>
      <w:r>
        <w:rPr>
          <w:rFonts w:ascii="Times New Roman" w:eastAsia="Times New Roman" w:hAnsi="Times New Roman" w:cs="Times New Roman"/>
          <w:color w:val="1A1A1A"/>
          <w:sz w:val="20"/>
          <w:szCs w:val="20"/>
        </w:rPr>
        <w:t>, 35(1), pp.1-28.</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lastRenderedPageBreak/>
        <w:t xml:space="preserve">BPR, U., 1964. </w:t>
      </w:r>
      <w:r>
        <w:rPr>
          <w:rFonts w:ascii="Times New Roman" w:eastAsia="Times New Roman" w:hAnsi="Times New Roman" w:cs="Times New Roman"/>
          <w:i/>
          <w:color w:val="1A1A1A"/>
          <w:sz w:val="20"/>
          <w:szCs w:val="20"/>
        </w:rPr>
        <w:t>Traffic Assignment Manua</w:t>
      </w:r>
      <w:r>
        <w:rPr>
          <w:rFonts w:ascii="Times New Roman" w:eastAsia="Times New Roman" w:hAnsi="Times New Roman" w:cs="Times New Roman"/>
          <w:color w:val="1A1A1A"/>
          <w:sz w:val="20"/>
          <w:szCs w:val="20"/>
        </w:rPr>
        <w:t>l. Washington, DC.</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i/>
          <w:color w:val="1A1A1A"/>
          <w:sz w:val="20"/>
          <w:szCs w:val="20"/>
        </w:rPr>
      </w:pPr>
      <w:r>
        <w:rPr>
          <w:rFonts w:ascii="Times New Roman" w:eastAsia="Times New Roman" w:hAnsi="Times New Roman" w:cs="Times New Roman"/>
          <w:color w:val="1A1A1A"/>
          <w:sz w:val="20"/>
          <w:szCs w:val="20"/>
        </w:rPr>
        <w:t xml:space="preserve">Cetin, </w:t>
      </w:r>
      <w:r>
        <w:rPr>
          <w:rFonts w:ascii="Times New Roman" w:eastAsia="Times New Roman" w:hAnsi="Times New Roman" w:cs="Times New Roman"/>
          <w:color w:val="1A1A1A"/>
          <w:sz w:val="20"/>
          <w:szCs w:val="20"/>
        </w:rPr>
        <w:t xml:space="preserve">N., </w:t>
      </w:r>
      <w:proofErr w:type="spellStart"/>
      <w:r>
        <w:rPr>
          <w:rFonts w:ascii="Times New Roman" w:eastAsia="Times New Roman" w:hAnsi="Times New Roman" w:cs="Times New Roman"/>
          <w:color w:val="1A1A1A"/>
          <w:sz w:val="20"/>
          <w:szCs w:val="20"/>
        </w:rPr>
        <w:t>Burri</w:t>
      </w:r>
      <w:proofErr w:type="spellEnd"/>
      <w:r>
        <w:rPr>
          <w:rFonts w:ascii="Times New Roman" w:eastAsia="Times New Roman" w:hAnsi="Times New Roman" w:cs="Times New Roman"/>
          <w:color w:val="1A1A1A"/>
          <w:sz w:val="20"/>
          <w:szCs w:val="20"/>
        </w:rPr>
        <w:t xml:space="preserve">, A., &amp; Nagel, K. (2003). A large-scale agent-based traffic microsimulation based on queue model. In </w:t>
      </w:r>
      <w:r>
        <w:rPr>
          <w:rFonts w:ascii="Times New Roman" w:eastAsia="Times New Roman" w:hAnsi="Times New Roman" w:cs="Times New Roman"/>
          <w:i/>
          <w:color w:val="1A1A1A"/>
          <w:sz w:val="20"/>
          <w:szCs w:val="20"/>
        </w:rPr>
        <w:t xml:space="preserve">Proceedings of Swiss Transport Research Conference (STRC), Monte </w:t>
      </w:r>
      <w:proofErr w:type="spellStart"/>
      <w:r>
        <w:rPr>
          <w:rFonts w:ascii="Times New Roman" w:eastAsia="Times New Roman" w:hAnsi="Times New Roman" w:cs="Times New Roman"/>
          <w:i/>
          <w:color w:val="1A1A1A"/>
          <w:sz w:val="20"/>
          <w:szCs w:val="20"/>
        </w:rPr>
        <w:t>Verita</w:t>
      </w:r>
      <w:proofErr w:type="spellEnd"/>
      <w:r>
        <w:rPr>
          <w:rFonts w:ascii="Times New Roman" w:eastAsia="Times New Roman" w:hAnsi="Times New Roman" w:cs="Times New Roman"/>
          <w:i/>
          <w:color w:val="1A1A1A"/>
          <w:sz w:val="20"/>
          <w:szCs w:val="20"/>
        </w:rPr>
        <w:t>, Switzerland.</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roofErr w:type="spellStart"/>
      <w:r>
        <w:rPr>
          <w:rFonts w:ascii="Times New Roman" w:eastAsia="Times New Roman" w:hAnsi="Times New Roman" w:cs="Times New Roman"/>
          <w:color w:val="1A1A1A"/>
          <w:sz w:val="20"/>
          <w:szCs w:val="20"/>
        </w:rPr>
        <w:t>Çolak</w:t>
      </w:r>
      <w:proofErr w:type="spellEnd"/>
      <w:r>
        <w:rPr>
          <w:rFonts w:ascii="Times New Roman" w:eastAsia="Times New Roman" w:hAnsi="Times New Roman" w:cs="Times New Roman"/>
          <w:color w:val="1A1A1A"/>
          <w:sz w:val="20"/>
          <w:szCs w:val="20"/>
        </w:rPr>
        <w:t>, S., Lima, A. and González, M.C., 2016. Understanding</w:t>
      </w:r>
      <w:r>
        <w:rPr>
          <w:rFonts w:ascii="Times New Roman" w:eastAsia="Times New Roman" w:hAnsi="Times New Roman" w:cs="Times New Roman"/>
          <w:color w:val="1A1A1A"/>
          <w:sz w:val="20"/>
          <w:szCs w:val="20"/>
        </w:rPr>
        <w:t xml:space="preserve"> congested travel in urban areas. </w:t>
      </w:r>
      <w:r>
        <w:rPr>
          <w:rFonts w:ascii="Times New Roman" w:eastAsia="Times New Roman" w:hAnsi="Times New Roman" w:cs="Times New Roman"/>
          <w:i/>
          <w:color w:val="1A1A1A"/>
          <w:sz w:val="20"/>
          <w:szCs w:val="20"/>
        </w:rPr>
        <w:t>Nature communications</w:t>
      </w:r>
      <w:r>
        <w:rPr>
          <w:rFonts w:ascii="Times New Roman" w:eastAsia="Times New Roman" w:hAnsi="Times New Roman" w:cs="Times New Roman"/>
          <w:color w:val="1A1A1A"/>
          <w:sz w:val="20"/>
          <w:szCs w:val="20"/>
        </w:rPr>
        <w:t>, 7, p.10793.</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spacing w:after="60" w:line="240" w:lineRule="auto"/>
        <w:jc w:val="both"/>
        <w:rPr>
          <w:rFonts w:ascii="Times New Roman" w:eastAsia="Times New Roman" w:hAnsi="Times New Roman" w:cs="Times New Roman"/>
          <w:color w:val="1A1A1A"/>
          <w:sz w:val="20"/>
          <w:szCs w:val="20"/>
        </w:rPr>
      </w:pPr>
      <w:proofErr w:type="spellStart"/>
      <w:r>
        <w:rPr>
          <w:rFonts w:ascii="Times New Roman" w:eastAsia="Times New Roman" w:hAnsi="Times New Roman" w:cs="Times New Roman"/>
          <w:color w:val="1A1A1A"/>
          <w:sz w:val="20"/>
          <w:szCs w:val="20"/>
        </w:rPr>
        <w:t>Daganzo</w:t>
      </w:r>
      <w:proofErr w:type="spellEnd"/>
      <w:r>
        <w:rPr>
          <w:rFonts w:ascii="Times New Roman" w:eastAsia="Times New Roman" w:hAnsi="Times New Roman" w:cs="Times New Roman"/>
          <w:color w:val="1A1A1A"/>
          <w:sz w:val="20"/>
          <w:szCs w:val="20"/>
        </w:rPr>
        <w:t xml:space="preserve">, C.F., 1997. A continuum theory of traffic dynamics for freeways with special lanes. </w:t>
      </w:r>
      <w:r>
        <w:rPr>
          <w:rFonts w:ascii="Times New Roman" w:eastAsia="Times New Roman" w:hAnsi="Times New Roman" w:cs="Times New Roman"/>
          <w:i/>
          <w:color w:val="1A1A1A"/>
          <w:sz w:val="20"/>
          <w:szCs w:val="20"/>
        </w:rPr>
        <w:t>Transportation Research Part B: Methodological</w:t>
      </w:r>
      <w:r>
        <w:rPr>
          <w:rFonts w:ascii="Times New Roman" w:eastAsia="Times New Roman" w:hAnsi="Times New Roman" w:cs="Times New Roman"/>
          <w:color w:val="1A1A1A"/>
          <w:sz w:val="20"/>
          <w:szCs w:val="20"/>
        </w:rPr>
        <w:t>, 31(2), pp.83-102.</w:t>
      </w:r>
    </w:p>
    <w:p w:rsidR="001C6A44" w:rsidRDefault="001C6A44">
      <w:pPr>
        <w:spacing w:after="60" w:line="240" w:lineRule="auto"/>
        <w:jc w:val="both"/>
        <w:rPr>
          <w:rFonts w:ascii="Times New Roman" w:eastAsia="Times New Roman" w:hAnsi="Times New Roman" w:cs="Times New Roman"/>
          <w:color w:val="1A1A1A"/>
          <w:sz w:val="20"/>
          <w:szCs w:val="20"/>
        </w:rPr>
      </w:pPr>
    </w:p>
    <w:p w:rsidR="001C6A44" w:rsidRDefault="00A563DC">
      <w:pPr>
        <w:spacing w:after="60" w:line="240" w:lineRule="auto"/>
        <w:jc w:val="both"/>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Dijkstra, E.W., 1959. A no</w:t>
      </w:r>
      <w:r>
        <w:rPr>
          <w:rFonts w:ascii="Times New Roman" w:eastAsia="Times New Roman" w:hAnsi="Times New Roman" w:cs="Times New Roman"/>
          <w:color w:val="1A1A1A"/>
          <w:sz w:val="20"/>
          <w:szCs w:val="20"/>
        </w:rPr>
        <w:t xml:space="preserve">te on two problems in connexion with graphs. </w:t>
      </w:r>
      <w:proofErr w:type="spellStart"/>
      <w:r>
        <w:rPr>
          <w:rFonts w:ascii="Times New Roman" w:eastAsia="Times New Roman" w:hAnsi="Times New Roman" w:cs="Times New Roman"/>
          <w:i/>
          <w:color w:val="1A1A1A"/>
          <w:sz w:val="20"/>
          <w:szCs w:val="20"/>
        </w:rPr>
        <w:t>Numerische</w:t>
      </w:r>
      <w:proofErr w:type="spellEnd"/>
      <w:r>
        <w:rPr>
          <w:rFonts w:ascii="Times New Roman" w:eastAsia="Times New Roman" w:hAnsi="Times New Roman" w:cs="Times New Roman"/>
          <w:i/>
          <w:color w:val="1A1A1A"/>
          <w:sz w:val="20"/>
          <w:szCs w:val="20"/>
        </w:rPr>
        <w:t xml:space="preserve"> </w:t>
      </w:r>
      <w:proofErr w:type="spellStart"/>
      <w:r>
        <w:rPr>
          <w:rFonts w:ascii="Times New Roman" w:eastAsia="Times New Roman" w:hAnsi="Times New Roman" w:cs="Times New Roman"/>
          <w:i/>
          <w:color w:val="1A1A1A"/>
          <w:sz w:val="20"/>
          <w:szCs w:val="20"/>
        </w:rPr>
        <w:t>mathematik</w:t>
      </w:r>
      <w:proofErr w:type="spellEnd"/>
      <w:r>
        <w:rPr>
          <w:rFonts w:ascii="Times New Roman" w:eastAsia="Times New Roman" w:hAnsi="Times New Roman" w:cs="Times New Roman"/>
          <w:color w:val="1A1A1A"/>
          <w:sz w:val="20"/>
          <w:szCs w:val="20"/>
        </w:rPr>
        <w:t>, 1(1), pp.269-271.</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roofErr w:type="spellStart"/>
      <w:r>
        <w:rPr>
          <w:rFonts w:ascii="Times New Roman" w:eastAsia="Times New Roman" w:hAnsi="Times New Roman" w:cs="Times New Roman"/>
          <w:color w:val="1A1A1A"/>
          <w:sz w:val="20"/>
          <w:szCs w:val="20"/>
        </w:rPr>
        <w:t>Dia</w:t>
      </w:r>
      <w:proofErr w:type="spellEnd"/>
      <w:r>
        <w:rPr>
          <w:rFonts w:ascii="Times New Roman" w:eastAsia="Times New Roman" w:hAnsi="Times New Roman" w:cs="Times New Roman"/>
          <w:color w:val="1A1A1A"/>
          <w:sz w:val="20"/>
          <w:szCs w:val="20"/>
        </w:rPr>
        <w:t xml:space="preserve">, H., 2002. An agent-based approach to modelling driver route choice behaviour under the influence of real-time information. </w:t>
      </w:r>
      <w:r>
        <w:rPr>
          <w:rFonts w:ascii="Times New Roman" w:eastAsia="Times New Roman" w:hAnsi="Times New Roman" w:cs="Times New Roman"/>
          <w:i/>
          <w:color w:val="1A1A1A"/>
          <w:sz w:val="20"/>
          <w:szCs w:val="20"/>
        </w:rPr>
        <w:t xml:space="preserve">Transportation Research Part C: Emerging </w:t>
      </w:r>
      <w:r>
        <w:rPr>
          <w:rFonts w:ascii="Times New Roman" w:eastAsia="Times New Roman" w:hAnsi="Times New Roman" w:cs="Times New Roman"/>
          <w:i/>
          <w:color w:val="1A1A1A"/>
          <w:sz w:val="20"/>
          <w:szCs w:val="20"/>
        </w:rPr>
        <w:t>Technologies</w:t>
      </w:r>
      <w:r>
        <w:rPr>
          <w:rFonts w:ascii="Times New Roman" w:eastAsia="Times New Roman" w:hAnsi="Times New Roman" w:cs="Times New Roman"/>
          <w:color w:val="1A1A1A"/>
          <w:sz w:val="20"/>
          <w:szCs w:val="20"/>
        </w:rPr>
        <w:t>, 10(5-6), pp.331-349.</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 xml:space="preserve">Galli, E., </w:t>
      </w:r>
      <w:proofErr w:type="spellStart"/>
      <w:r>
        <w:rPr>
          <w:rFonts w:ascii="Times New Roman" w:eastAsia="Times New Roman" w:hAnsi="Times New Roman" w:cs="Times New Roman"/>
          <w:color w:val="1A1A1A"/>
          <w:sz w:val="20"/>
          <w:szCs w:val="20"/>
        </w:rPr>
        <w:t>Cuéllar</w:t>
      </w:r>
      <w:proofErr w:type="spellEnd"/>
      <w:r>
        <w:rPr>
          <w:rFonts w:ascii="Times New Roman" w:eastAsia="Times New Roman" w:hAnsi="Times New Roman" w:cs="Times New Roman"/>
          <w:color w:val="1A1A1A"/>
          <w:sz w:val="20"/>
          <w:szCs w:val="20"/>
        </w:rPr>
        <w:t xml:space="preserve">, L., </w:t>
      </w:r>
      <w:proofErr w:type="spellStart"/>
      <w:r>
        <w:rPr>
          <w:rFonts w:ascii="Times New Roman" w:eastAsia="Times New Roman" w:hAnsi="Times New Roman" w:cs="Times New Roman"/>
          <w:color w:val="1A1A1A"/>
          <w:sz w:val="20"/>
          <w:szCs w:val="20"/>
        </w:rPr>
        <w:t>Eidenbenz</w:t>
      </w:r>
      <w:proofErr w:type="spellEnd"/>
      <w:r>
        <w:rPr>
          <w:rFonts w:ascii="Times New Roman" w:eastAsia="Times New Roman" w:hAnsi="Times New Roman" w:cs="Times New Roman"/>
          <w:color w:val="1A1A1A"/>
          <w:sz w:val="20"/>
          <w:szCs w:val="20"/>
        </w:rPr>
        <w:t xml:space="preserve">, S., Ewers, M., </w:t>
      </w:r>
      <w:proofErr w:type="spellStart"/>
      <w:r>
        <w:rPr>
          <w:rFonts w:ascii="Times New Roman" w:eastAsia="Times New Roman" w:hAnsi="Times New Roman" w:cs="Times New Roman"/>
          <w:color w:val="1A1A1A"/>
          <w:sz w:val="20"/>
          <w:szCs w:val="20"/>
        </w:rPr>
        <w:t>Mniszewski</w:t>
      </w:r>
      <w:proofErr w:type="spellEnd"/>
      <w:r>
        <w:rPr>
          <w:rFonts w:ascii="Times New Roman" w:eastAsia="Times New Roman" w:hAnsi="Times New Roman" w:cs="Times New Roman"/>
          <w:color w:val="1A1A1A"/>
          <w:sz w:val="20"/>
          <w:szCs w:val="20"/>
        </w:rPr>
        <w:t xml:space="preserve">, S. and </w:t>
      </w:r>
      <w:proofErr w:type="spellStart"/>
      <w:r>
        <w:rPr>
          <w:rFonts w:ascii="Times New Roman" w:eastAsia="Times New Roman" w:hAnsi="Times New Roman" w:cs="Times New Roman"/>
          <w:color w:val="1A1A1A"/>
          <w:sz w:val="20"/>
          <w:szCs w:val="20"/>
        </w:rPr>
        <w:t>Teuscher</w:t>
      </w:r>
      <w:proofErr w:type="spellEnd"/>
      <w:r>
        <w:rPr>
          <w:rFonts w:ascii="Times New Roman" w:eastAsia="Times New Roman" w:hAnsi="Times New Roman" w:cs="Times New Roman"/>
          <w:color w:val="1A1A1A"/>
          <w:sz w:val="20"/>
          <w:szCs w:val="20"/>
        </w:rPr>
        <w:t xml:space="preserve">, C., 2009, March. </w:t>
      </w:r>
      <w:proofErr w:type="spellStart"/>
      <w:r>
        <w:rPr>
          <w:rFonts w:ascii="Times New Roman" w:eastAsia="Times New Roman" w:hAnsi="Times New Roman" w:cs="Times New Roman"/>
          <w:color w:val="1A1A1A"/>
          <w:sz w:val="20"/>
          <w:szCs w:val="20"/>
        </w:rPr>
        <w:t>ActivitySim</w:t>
      </w:r>
      <w:proofErr w:type="spellEnd"/>
      <w:r>
        <w:rPr>
          <w:rFonts w:ascii="Times New Roman" w:eastAsia="Times New Roman" w:hAnsi="Times New Roman" w:cs="Times New Roman"/>
          <w:color w:val="1A1A1A"/>
          <w:sz w:val="20"/>
          <w:szCs w:val="20"/>
        </w:rPr>
        <w:t xml:space="preserve">: large-scale agent-based activity generation for infrastructure simulation. In </w:t>
      </w:r>
      <w:r>
        <w:rPr>
          <w:rFonts w:ascii="Times New Roman" w:eastAsia="Times New Roman" w:hAnsi="Times New Roman" w:cs="Times New Roman"/>
          <w:i/>
          <w:color w:val="1A1A1A"/>
          <w:sz w:val="20"/>
          <w:szCs w:val="20"/>
        </w:rPr>
        <w:t>Proceedings of the 2009 spring si</w:t>
      </w:r>
      <w:r>
        <w:rPr>
          <w:rFonts w:ascii="Times New Roman" w:eastAsia="Times New Roman" w:hAnsi="Times New Roman" w:cs="Times New Roman"/>
          <w:i/>
          <w:color w:val="1A1A1A"/>
          <w:sz w:val="20"/>
          <w:szCs w:val="20"/>
        </w:rPr>
        <w:t>mulation multiconference</w:t>
      </w:r>
      <w:r>
        <w:rPr>
          <w:rFonts w:ascii="Times New Roman" w:eastAsia="Times New Roman" w:hAnsi="Times New Roman" w:cs="Times New Roman"/>
          <w:color w:val="1A1A1A"/>
          <w:sz w:val="20"/>
          <w:szCs w:val="20"/>
        </w:rPr>
        <w:t xml:space="preserve"> (p. 16). Society for Computer Simulation International.</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Arial" w:eastAsia="Arial" w:hAnsi="Arial" w:cs="Arial"/>
          <w:color w:val="222222"/>
          <w:sz w:val="21"/>
          <w:szCs w:val="21"/>
          <w:highlight w:val="white"/>
        </w:rPr>
      </w:pPr>
      <w:proofErr w:type="spellStart"/>
      <w:r>
        <w:rPr>
          <w:rFonts w:ascii="Times New Roman" w:eastAsia="Times New Roman" w:hAnsi="Times New Roman" w:cs="Times New Roman"/>
          <w:color w:val="1A1A1A"/>
          <w:sz w:val="20"/>
          <w:szCs w:val="20"/>
        </w:rPr>
        <w:t>Hoogendoorn</w:t>
      </w:r>
      <w:proofErr w:type="spellEnd"/>
      <w:r>
        <w:rPr>
          <w:rFonts w:ascii="Times New Roman" w:eastAsia="Times New Roman" w:hAnsi="Times New Roman" w:cs="Times New Roman"/>
          <w:color w:val="1A1A1A"/>
          <w:sz w:val="20"/>
          <w:szCs w:val="20"/>
        </w:rPr>
        <w:t xml:space="preserve">, S.P. and </w:t>
      </w:r>
      <w:proofErr w:type="spellStart"/>
      <w:r>
        <w:rPr>
          <w:rFonts w:ascii="Times New Roman" w:eastAsia="Times New Roman" w:hAnsi="Times New Roman" w:cs="Times New Roman"/>
          <w:color w:val="1A1A1A"/>
          <w:sz w:val="20"/>
          <w:szCs w:val="20"/>
        </w:rPr>
        <w:t>Bovy</w:t>
      </w:r>
      <w:proofErr w:type="spellEnd"/>
      <w:r>
        <w:rPr>
          <w:rFonts w:ascii="Times New Roman" w:eastAsia="Times New Roman" w:hAnsi="Times New Roman" w:cs="Times New Roman"/>
          <w:color w:val="1A1A1A"/>
          <w:sz w:val="20"/>
          <w:szCs w:val="20"/>
        </w:rPr>
        <w:t xml:space="preserve">, P.H., 2001. State-of-the-art of vehicular traffic flow modelling. </w:t>
      </w:r>
      <w:r>
        <w:rPr>
          <w:rFonts w:ascii="Times New Roman" w:eastAsia="Times New Roman" w:hAnsi="Times New Roman" w:cs="Times New Roman"/>
          <w:i/>
          <w:color w:val="1A1A1A"/>
          <w:sz w:val="20"/>
          <w:szCs w:val="20"/>
        </w:rPr>
        <w:t>Proceedings of the Institution of Mechanical Engineers, Part I: Journal of Syste</w:t>
      </w:r>
      <w:r>
        <w:rPr>
          <w:rFonts w:ascii="Times New Roman" w:eastAsia="Times New Roman" w:hAnsi="Times New Roman" w:cs="Times New Roman"/>
          <w:i/>
          <w:color w:val="1A1A1A"/>
          <w:sz w:val="20"/>
          <w:szCs w:val="20"/>
        </w:rPr>
        <w:t>ms and Control Engineering</w:t>
      </w:r>
      <w:r>
        <w:rPr>
          <w:rFonts w:ascii="Times New Roman" w:eastAsia="Times New Roman" w:hAnsi="Times New Roman" w:cs="Times New Roman"/>
          <w:color w:val="1A1A1A"/>
          <w:sz w:val="20"/>
          <w:szCs w:val="20"/>
        </w:rPr>
        <w:t>, 215(4), pp.283-303.</w:t>
      </w:r>
    </w:p>
    <w:p w:rsidR="001C6A44" w:rsidRDefault="001C6A44">
      <w:pPr>
        <w:pBdr>
          <w:top w:val="nil"/>
          <w:left w:val="nil"/>
          <w:bottom w:val="nil"/>
          <w:right w:val="nil"/>
          <w:between w:val="nil"/>
        </w:pBdr>
        <w:spacing w:after="60" w:line="240" w:lineRule="auto"/>
        <w:jc w:val="both"/>
        <w:rPr>
          <w:rFonts w:ascii="Arial" w:eastAsia="Arial" w:hAnsi="Arial" w:cs="Arial"/>
          <w:color w:val="222222"/>
          <w:sz w:val="21"/>
          <w:szCs w:val="21"/>
          <w:highlight w:val="white"/>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roofErr w:type="spellStart"/>
      <w:r>
        <w:rPr>
          <w:rFonts w:ascii="Times New Roman" w:eastAsia="Times New Roman" w:hAnsi="Times New Roman" w:cs="Times New Roman"/>
          <w:color w:val="1A1A1A"/>
          <w:sz w:val="20"/>
          <w:szCs w:val="20"/>
        </w:rPr>
        <w:t>Lighthill</w:t>
      </w:r>
      <w:proofErr w:type="spellEnd"/>
      <w:r>
        <w:rPr>
          <w:rFonts w:ascii="Times New Roman" w:eastAsia="Times New Roman" w:hAnsi="Times New Roman" w:cs="Times New Roman"/>
          <w:color w:val="1A1A1A"/>
          <w:sz w:val="20"/>
          <w:szCs w:val="20"/>
        </w:rPr>
        <w:t xml:space="preserve">, M.J. and Whitham, G.B., 1955. On kinematic waves II. A theory of traffic flow on long crowded roads. </w:t>
      </w:r>
      <w:r>
        <w:rPr>
          <w:rFonts w:ascii="Times New Roman" w:eastAsia="Times New Roman" w:hAnsi="Times New Roman" w:cs="Times New Roman"/>
          <w:i/>
          <w:color w:val="1A1A1A"/>
          <w:sz w:val="20"/>
          <w:szCs w:val="20"/>
        </w:rPr>
        <w:t xml:space="preserve">Proc. R. Soc. </w:t>
      </w:r>
      <w:proofErr w:type="spellStart"/>
      <w:r>
        <w:rPr>
          <w:rFonts w:ascii="Times New Roman" w:eastAsia="Times New Roman" w:hAnsi="Times New Roman" w:cs="Times New Roman"/>
          <w:i/>
          <w:color w:val="1A1A1A"/>
          <w:sz w:val="20"/>
          <w:szCs w:val="20"/>
        </w:rPr>
        <w:t>Lond</w:t>
      </w:r>
      <w:proofErr w:type="spellEnd"/>
      <w:r>
        <w:rPr>
          <w:rFonts w:ascii="Times New Roman" w:eastAsia="Times New Roman" w:hAnsi="Times New Roman" w:cs="Times New Roman"/>
          <w:i/>
          <w:color w:val="1A1A1A"/>
          <w:sz w:val="20"/>
          <w:szCs w:val="20"/>
        </w:rPr>
        <w:t>.</w:t>
      </w:r>
      <w:r>
        <w:rPr>
          <w:rFonts w:ascii="Times New Roman" w:eastAsia="Times New Roman" w:hAnsi="Times New Roman" w:cs="Times New Roman"/>
          <w:color w:val="1A1A1A"/>
          <w:sz w:val="20"/>
          <w:szCs w:val="20"/>
        </w:rPr>
        <w:t xml:space="preserve"> A, 229(1178), pp.317-345.</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roofErr w:type="spellStart"/>
      <w:r>
        <w:rPr>
          <w:rFonts w:ascii="Times New Roman" w:eastAsia="Times New Roman" w:hAnsi="Times New Roman" w:cs="Times New Roman"/>
          <w:color w:val="1A1A1A"/>
          <w:sz w:val="20"/>
          <w:szCs w:val="20"/>
        </w:rPr>
        <w:t>Maerivoet</w:t>
      </w:r>
      <w:proofErr w:type="spellEnd"/>
      <w:r>
        <w:rPr>
          <w:rFonts w:ascii="Times New Roman" w:eastAsia="Times New Roman" w:hAnsi="Times New Roman" w:cs="Times New Roman"/>
          <w:color w:val="1A1A1A"/>
          <w:sz w:val="20"/>
          <w:szCs w:val="20"/>
        </w:rPr>
        <w:t xml:space="preserve">, S. and De Moor, B., 2005. Transportation planning and traffic flow models. </w:t>
      </w:r>
      <w:proofErr w:type="spellStart"/>
      <w:r>
        <w:rPr>
          <w:rFonts w:ascii="Times New Roman" w:eastAsia="Times New Roman" w:hAnsi="Times New Roman" w:cs="Times New Roman"/>
          <w:i/>
          <w:color w:val="1A1A1A"/>
          <w:sz w:val="20"/>
          <w:szCs w:val="20"/>
        </w:rPr>
        <w:t>arXiv</w:t>
      </w:r>
      <w:proofErr w:type="spellEnd"/>
      <w:r>
        <w:rPr>
          <w:rFonts w:ascii="Times New Roman" w:eastAsia="Times New Roman" w:hAnsi="Times New Roman" w:cs="Times New Roman"/>
          <w:i/>
          <w:color w:val="1A1A1A"/>
          <w:sz w:val="20"/>
          <w:szCs w:val="20"/>
        </w:rPr>
        <w:t xml:space="preserve"> prepr</w:t>
      </w:r>
      <w:r>
        <w:rPr>
          <w:rFonts w:ascii="Times New Roman" w:eastAsia="Times New Roman" w:hAnsi="Times New Roman" w:cs="Times New Roman"/>
          <w:i/>
          <w:color w:val="1A1A1A"/>
          <w:sz w:val="20"/>
          <w:szCs w:val="20"/>
        </w:rPr>
        <w:t>int physics/0507127</w:t>
      </w:r>
      <w:r>
        <w:rPr>
          <w:rFonts w:ascii="Times New Roman" w:eastAsia="Times New Roman" w:hAnsi="Times New Roman" w:cs="Times New Roman"/>
          <w:color w:val="1A1A1A"/>
          <w:sz w:val="20"/>
          <w:szCs w:val="20"/>
        </w:rPr>
        <w:t>.</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Arial" w:eastAsia="Arial" w:hAnsi="Arial" w:cs="Arial"/>
          <w:color w:val="515151"/>
          <w:sz w:val="24"/>
          <w:szCs w:val="24"/>
          <w:highlight w:val="white"/>
        </w:rPr>
      </w:pPr>
      <w:r>
        <w:rPr>
          <w:rFonts w:ascii="Times New Roman" w:eastAsia="Times New Roman" w:hAnsi="Times New Roman" w:cs="Times New Roman"/>
          <w:color w:val="1A1A1A"/>
          <w:sz w:val="20"/>
          <w:szCs w:val="20"/>
        </w:rPr>
        <w:t xml:space="preserve">McNelly (2007) The Four-Step Model. In </w:t>
      </w:r>
      <w:r>
        <w:rPr>
          <w:rFonts w:ascii="Times New Roman" w:eastAsia="Times New Roman" w:hAnsi="Times New Roman" w:cs="Times New Roman"/>
          <w:i/>
          <w:color w:val="1A1A1A"/>
          <w:sz w:val="20"/>
          <w:szCs w:val="20"/>
        </w:rPr>
        <w:t>Handbook of Transport Modelling</w:t>
      </w:r>
      <w:r>
        <w:rPr>
          <w:rFonts w:ascii="Times New Roman" w:eastAsia="Times New Roman" w:hAnsi="Times New Roman" w:cs="Times New Roman"/>
          <w:color w:val="1A1A1A"/>
          <w:sz w:val="20"/>
          <w:szCs w:val="20"/>
        </w:rPr>
        <w:t xml:space="preserve"> (</w:t>
      </w:r>
      <w:proofErr w:type="spellStart"/>
      <w:r>
        <w:rPr>
          <w:rFonts w:ascii="Times New Roman" w:eastAsia="Times New Roman" w:hAnsi="Times New Roman" w:cs="Times New Roman"/>
          <w:color w:val="1A1A1A"/>
          <w:sz w:val="20"/>
          <w:szCs w:val="20"/>
        </w:rPr>
        <w:t>Henshner</w:t>
      </w:r>
      <w:proofErr w:type="spellEnd"/>
      <w:r>
        <w:rPr>
          <w:rFonts w:ascii="Times New Roman" w:eastAsia="Times New Roman" w:hAnsi="Times New Roman" w:cs="Times New Roman"/>
          <w:color w:val="1A1A1A"/>
          <w:sz w:val="20"/>
          <w:szCs w:val="20"/>
        </w:rPr>
        <w:t xml:space="preserve"> DA and Button KJ (eds)). Emerald Group Publishing Limited, Bingley, UK, pp. 35-53</w:t>
      </w:r>
      <w:r>
        <w:rPr>
          <w:rFonts w:ascii="Arial" w:eastAsia="Arial" w:hAnsi="Arial" w:cs="Arial"/>
          <w:color w:val="515151"/>
          <w:sz w:val="24"/>
          <w:szCs w:val="24"/>
          <w:highlight w:val="white"/>
        </w:rPr>
        <w:t>.</w:t>
      </w:r>
    </w:p>
    <w:p w:rsidR="001C6A44" w:rsidRDefault="001C6A44">
      <w:pPr>
        <w:pBdr>
          <w:top w:val="nil"/>
          <w:left w:val="nil"/>
          <w:bottom w:val="nil"/>
          <w:right w:val="nil"/>
          <w:between w:val="nil"/>
        </w:pBdr>
        <w:spacing w:after="60" w:line="240" w:lineRule="auto"/>
        <w:jc w:val="both"/>
        <w:rPr>
          <w:rFonts w:ascii="Arial" w:eastAsia="Arial" w:hAnsi="Arial" w:cs="Arial"/>
          <w:color w:val="515151"/>
          <w:sz w:val="24"/>
          <w:szCs w:val="24"/>
          <w:highlight w:val="white"/>
        </w:rPr>
      </w:pPr>
    </w:p>
    <w:p w:rsidR="001C6A44" w:rsidRDefault="00A563DC">
      <w:pPr>
        <w:pBdr>
          <w:top w:val="nil"/>
          <w:left w:val="nil"/>
          <w:bottom w:val="nil"/>
          <w:right w:val="nil"/>
          <w:between w:val="nil"/>
        </w:pBdr>
        <w:spacing w:after="60" w:line="240" w:lineRule="auto"/>
        <w:jc w:val="both"/>
        <w:rPr>
          <w:rFonts w:ascii="Arial" w:eastAsia="Arial" w:hAnsi="Arial" w:cs="Arial"/>
          <w:color w:val="515151"/>
          <w:sz w:val="24"/>
          <w:szCs w:val="24"/>
          <w:highlight w:val="white"/>
        </w:rPr>
      </w:pPr>
      <w:r>
        <w:rPr>
          <w:rFonts w:ascii="Times New Roman" w:eastAsia="Times New Roman" w:hAnsi="Times New Roman" w:cs="Times New Roman"/>
          <w:color w:val="1A1A1A"/>
          <w:sz w:val="20"/>
          <w:szCs w:val="20"/>
        </w:rPr>
        <w:t xml:space="preserve">Miller, M.K., 2014. </w:t>
      </w:r>
      <w:r>
        <w:rPr>
          <w:rFonts w:ascii="Times New Roman" w:eastAsia="Times New Roman" w:hAnsi="Times New Roman" w:cs="Times New Roman"/>
          <w:i/>
          <w:color w:val="1A1A1A"/>
          <w:sz w:val="20"/>
          <w:szCs w:val="20"/>
        </w:rPr>
        <w:t>Seismic risk assessment of complex transportation networks</w:t>
      </w:r>
      <w:r>
        <w:rPr>
          <w:rFonts w:ascii="Times New Roman" w:eastAsia="Times New Roman" w:hAnsi="Times New Roman" w:cs="Times New Roman"/>
          <w:color w:val="1A1A1A"/>
          <w:sz w:val="20"/>
          <w:szCs w:val="20"/>
        </w:rPr>
        <w:t xml:space="preserve"> (Doctoral dissertation, Stanford University).</w:t>
      </w:r>
    </w:p>
    <w:p w:rsidR="001C6A44" w:rsidRDefault="001C6A44">
      <w:pPr>
        <w:pBdr>
          <w:top w:val="nil"/>
          <w:left w:val="nil"/>
          <w:bottom w:val="nil"/>
          <w:right w:val="nil"/>
          <w:between w:val="nil"/>
        </w:pBdr>
        <w:spacing w:after="60" w:line="240" w:lineRule="auto"/>
        <w:jc w:val="both"/>
        <w:rPr>
          <w:rFonts w:ascii="Arial" w:eastAsia="Arial" w:hAnsi="Arial" w:cs="Arial"/>
          <w:color w:val="515151"/>
          <w:sz w:val="24"/>
          <w:szCs w:val="24"/>
          <w:highlight w:val="white"/>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roofErr w:type="spellStart"/>
      <w:r>
        <w:rPr>
          <w:rFonts w:ascii="Times New Roman" w:eastAsia="Times New Roman" w:hAnsi="Times New Roman" w:cs="Times New Roman"/>
          <w:color w:val="1A1A1A"/>
          <w:sz w:val="20"/>
          <w:szCs w:val="20"/>
        </w:rPr>
        <w:t>Montanaro</w:t>
      </w:r>
      <w:proofErr w:type="spellEnd"/>
      <w:r>
        <w:rPr>
          <w:rFonts w:ascii="Times New Roman" w:eastAsia="Times New Roman" w:hAnsi="Times New Roman" w:cs="Times New Roman"/>
          <w:color w:val="1A1A1A"/>
          <w:sz w:val="20"/>
          <w:szCs w:val="20"/>
        </w:rPr>
        <w:t xml:space="preserve"> A. (2013). </w:t>
      </w:r>
      <w:r>
        <w:rPr>
          <w:rFonts w:ascii="Times New Roman" w:eastAsia="Times New Roman" w:hAnsi="Times New Roman" w:cs="Times New Roman"/>
          <w:i/>
          <w:color w:val="1A1A1A"/>
          <w:sz w:val="20"/>
          <w:szCs w:val="20"/>
        </w:rPr>
        <w:t>Priority-queues and Dijkstra’s algorithm</w:t>
      </w:r>
      <w:r>
        <w:rPr>
          <w:rFonts w:ascii="Times New Roman" w:eastAsia="Times New Roman" w:hAnsi="Times New Roman" w:cs="Times New Roman"/>
          <w:color w:val="1A1A1A"/>
          <w:sz w:val="20"/>
          <w:szCs w:val="20"/>
        </w:rPr>
        <w:t xml:space="preserve">. </w:t>
      </w:r>
      <w:hyperlink r:id="rId27">
        <w:r>
          <w:rPr>
            <w:rFonts w:ascii="Times New Roman" w:eastAsia="Times New Roman" w:hAnsi="Times New Roman" w:cs="Times New Roman"/>
            <w:color w:val="1155CC"/>
            <w:sz w:val="20"/>
            <w:szCs w:val="20"/>
            <w:u w:val="single"/>
          </w:rPr>
          <w:t>htt</w:t>
        </w:r>
        <w:r>
          <w:rPr>
            <w:rFonts w:ascii="Times New Roman" w:eastAsia="Times New Roman" w:hAnsi="Times New Roman" w:cs="Times New Roman"/>
            <w:color w:val="1155CC"/>
            <w:sz w:val="20"/>
            <w:szCs w:val="20"/>
            <w:u w:val="single"/>
          </w:rPr>
          <w:t>ps://people.maths.bris.ac.uk/~csxam/teaching/dsa/dijkstra.pdf</w:t>
        </w:r>
      </w:hyperlink>
      <w:r>
        <w:rPr>
          <w:rFonts w:ascii="Times New Roman" w:eastAsia="Times New Roman" w:hAnsi="Times New Roman" w:cs="Times New Roman"/>
          <w:color w:val="1A1A1A"/>
          <w:sz w:val="20"/>
          <w:szCs w:val="20"/>
        </w:rPr>
        <w:t xml:space="preserve"> </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 xml:space="preserve">Metropolitan Transportation Commission (MTC) (2018). </w:t>
      </w:r>
      <w:r>
        <w:rPr>
          <w:rFonts w:ascii="Times New Roman" w:eastAsia="Times New Roman" w:hAnsi="Times New Roman" w:cs="Times New Roman"/>
          <w:i/>
          <w:color w:val="1A1A1A"/>
          <w:sz w:val="20"/>
          <w:szCs w:val="20"/>
        </w:rPr>
        <w:t>Travel Model Data: Data Repository</w:t>
      </w:r>
      <w:r>
        <w:rPr>
          <w:rFonts w:ascii="Times New Roman" w:eastAsia="Times New Roman" w:hAnsi="Times New Roman" w:cs="Times New Roman"/>
          <w:color w:val="1A1A1A"/>
          <w:sz w:val="20"/>
          <w:szCs w:val="20"/>
        </w:rPr>
        <w:t xml:space="preserve">. </w:t>
      </w:r>
      <w:hyperlink r:id="rId28">
        <w:r>
          <w:rPr>
            <w:rFonts w:ascii="Times New Roman" w:eastAsia="Times New Roman" w:hAnsi="Times New Roman" w:cs="Times New Roman"/>
            <w:color w:val="1155CC"/>
            <w:sz w:val="20"/>
            <w:szCs w:val="20"/>
            <w:u w:val="single"/>
          </w:rPr>
          <w:t>http://data.mtc.ca.gov/data-repository/</w:t>
        </w:r>
      </w:hyperlink>
      <w:r>
        <w:rPr>
          <w:rFonts w:ascii="Times New Roman" w:eastAsia="Times New Roman" w:hAnsi="Times New Roman" w:cs="Times New Roman"/>
          <w:color w:val="1A1A1A"/>
          <w:sz w:val="20"/>
          <w:szCs w:val="20"/>
        </w:rPr>
        <w:t xml:space="preserve"> </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NP</w:t>
      </w:r>
      <w:r>
        <w:rPr>
          <w:rFonts w:ascii="Times New Roman" w:eastAsia="Times New Roman" w:hAnsi="Times New Roman" w:cs="Times New Roman"/>
          <w:color w:val="1A1A1A"/>
          <w:sz w:val="20"/>
          <w:szCs w:val="20"/>
        </w:rPr>
        <w:t xml:space="preserve">TEL (2007). Chapter 10: Traffic Assignment. </w:t>
      </w:r>
      <w:r>
        <w:rPr>
          <w:rFonts w:ascii="Times New Roman" w:eastAsia="Times New Roman" w:hAnsi="Times New Roman" w:cs="Times New Roman"/>
          <w:i/>
          <w:color w:val="1A1A1A"/>
          <w:sz w:val="20"/>
          <w:szCs w:val="20"/>
        </w:rPr>
        <w:t xml:space="preserve">Lecture notes of Transportation Engineering I (Web courses). </w:t>
      </w:r>
      <w:hyperlink r:id="rId29">
        <w:r>
          <w:rPr>
            <w:rFonts w:ascii="Times New Roman" w:eastAsia="Times New Roman" w:hAnsi="Times New Roman" w:cs="Times New Roman"/>
            <w:color w:val="1155CC"/>
            <w:sz w:val="20"/>
            <w:szCs w:val="20"/>
            <w:u w:val="single"/>
          </w:rPr>
          <w:t>https://nptel.ac.in/courses/105101087/downloads/Lec-10.pdf</w:t>
        </w:r>
      </w:hyperlink>
      <w:r>
        <w:rPr>
          <w:rFonts w:ascii="Times New Roman" w:eastAsia="Times New Roman" w:hAnsi="Times New Roman" w:cs="Times New Roman"/>
          <w:color w:val="1A1A1A"/>
          <w:sz w:val="20"/>
          <w:szCs w:val="20"/>
        </w:rPr>
        <w:t xml:space="preserve"> </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OpenStreetMa</w:t>
      </w:r>
      <w:r>
        <w:rPr>
          <w:rFonts w:ascii="Times New Roman" w:eastAsia="Times New Roman" w:hAnsi="Times New Roman" w:cs="Times New Roman"/>
          <w:color w:val="1A1A1A"/>
          <w:sz w:val="20"/>
          <w:szCs w:val="20"/>
        </w:rPr>
        <w:t xml:space="preserve">p Wiki (2017). About OpenStreetMap. </w:t>
      </w:r>
      <w:hyperlink r:id="rId30">
        <w:r>
          <w:rPr>
            <w:rFonts w:ascii="Times New Roman" w:eastAsia="Times New Roman" w:hAnsi="Times New Roman" w:cs="Times New Roman"/>
            <w:color w:val="1155CC"/>
            <w:sz w:val="20"/>
            <w:szCs w:val="20"/>
            <w:u w:val="single"/>
          </w:rPr>
          <w:t>https://wiki.openstreetmap.org/wiki/About_OpenStreetMap</w:t>
        </w:r>
      </w:hyperlink>
      <w:r>
        <w:rPr>
          <w:rFonts w:ascii="Times New Roman" w:eastAsia="Times New Roman" w:hAnsi="Times New Roman" w:cs="Times New Roman"/>
          <w:color w:val="1A1A1A"/>
          <w:sz w:val="20"/>
          <w:szCs w:val="20"/>
        </w:rPr>
        <w:t xml:space="preserve"> (accessed 01/2019).</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 xml:space="preserve">OpenStreetMap Wiki (2018). Map Features. </w:t>
      </w:r>
      <w:hyperlink r:id="rId31" w:anchor="Highway">
        <w:r>
          <w:rPr>
            <w:rFonts w:ascii="Times New Roman" w:eastAsia="Times New Roman" w:hAnsi="Times New Roman" w:cs="Times New Roman"/>
            <w:color w:val="1155CC"/>
            <w:sz w:val="20"/>
            <w:szCs w:val="20"/>
            <w:u w:val="single"/>
          </w:rPr>
          <w:t>https://wiki.openstreetmap.org/wiki/Map_Features#Highway</w:t>
        </w:r>
      </w:hyperlink>
      <w:r>
        <w:rPr>
          <w:rFonts w:ascii="Times New Roman" w:eastAsia="Times New Roman" w:hAnsi="Times New Roman" w:cs="Times New Roman"/>
          <w:color w:val="1A1A1A"/>
          <w:sz w:val="20"/>
          <w:szCs w:val="20"/>
        </w:rPr>
        <w:t xml:space="preserve"> (accessed 01/2019).</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roofErr w:type="spellStart"/>
      <w:r>
        <w:rPr>
          <w:rFonts w:ascii="Times New Roman" w:eastAsia="Times New Roman" w:hAnsi="Times New Roman" w:cs="Times New Roman"/>
          <w:color w:val="1A1A1A"/>
          <w:sz w:val="20"/>
          <w:szCs w:val="20"/>
        </w:rPr>
        <w:t>Ory</w:t>
      </w:r>
      <w:proofErr w:type="spellEnd"/>
      <w:r>
        <w:rPr>
          <w:rFonts w:ascii="Times New Roman" w:eastAsia="Times New Roman" w:hAnsi="Times New Roman" w:cs="Times New Roman"/>
          <w:color w:val="1A1A1A"/>
          <w:sz w:val="20"/>
          <w:szCs w:val="20"/>
        </w:rPr>
        <w:t xml:space="preserve">, D. (2007) Introducing Doppelgänger, Model Lab’s open-source population synthesizer. </w:t>
      </w:r>
      <w:hyperlink r:id="rId32">
        <w:r>
          <w:rPr>
            <w:rFonts w:ascii="Times New Roman" w:eastAsia="Times New Roman" w:hAnsi="Times New Roman" w:cs="Times New Roman"/>
            <w:color w:val="1155CC"/>
            <w:sz w:val="20"/>
            <w:szCs w:val="20"/>
            <w:u w:val="single"/>
          </w:rPr>
          <w:t>https://www.sidewalklabs.com/blog/a-first-step-toward-creating-a-digital-planning-laboratory-is-populating-it/</w:t>
        </w:r>
      </w:hyperlink>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Overpa</w:t>
      </w:r>
      <w:bookmarkStart w:id="15" w:name="_GoBack"/>
      <w:bookmarkEnd w:id="15"/>
      <w:r>
        <w:rPr>
          <w:rFonts w:ascii="Times New Roman" w:eastAsia="Times New Roman" w:hAnsi="Times New Roman" w:cs="Times New Roman"/>
          <w:color w:val="1A1A1A"/>
          <w:sz w:val="20"/>
          <w:szCs w:val="20"/>
        </w:rPr>
        <w:t>ss API Wik</w:t>
      </w:r>
      <w:r>
        <w:rPr>
          <w:rFonts w:ascii="Times New Roman" w:eastAsia="Times New Roman" w:hAnsi="Times New Roman" w:cs="Times New Roman"/>
          <w:color w:val="1A1A1A"/>
          <w:sz w:val="20"/>
          <w:szCs w:val="20"/>
        </w:rPr>
        <w:t xml:space="preserve">i (2018). </w:t>
      </w:r>
      <w:hyperlink r:id="rId33">
        <w:r>
          <w:rPr>
            <w:rFonts w:ascii="Times New Roman" w:eastAsia="Times New Roman" w:hAnsi="Times New Roman" w:cs="Times New Roman"/>
            <w:color w:val="1155CC"/>
            <w:sz w:val="20"/>
            <w:szCs w:val="20"/>
            <w:u w:val="single"/>
          </w:rPr>
          <w:t>https://wiki.openstreetmap.org/wiki/Overpass_API</w:t>
        </w:r>
      </w:hyperlink>
      <w:r>
        <w:rPr>
          <w:rFonts w:ascii="Times New Roman" w:eastAsia="Times New Roman" w:hAnsi="Times New Roman" w:cs="Times New Roman"/>
          <w:color w:val="1A1A1A"/>
          <w:sz w:val="20"/>
          <w:szCs w:val="20"/>
        </w:rPr>
        <w:t xml:space="preserve"> (accessed 01/2019).</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roofErr w:type="spellStart"/>
      <w:r>
        <w:rPr>
          <w:rFonts w:ascii="Times New Roman" w:eastAsia="Times New Roman" w:hAnsi="Times New Roman" w:cs="Times New Roman"/>
          <w:color w:val="1A1A1A"/>
          <w:sz w:val="20"/>
          <w:szCs w:val="20"/>
        </w:rPr>
        <w:t>Papageorgiou</w:t>
      </w:r>
      <w:proofErr w:type="spellEnd"/>
      <w:r>
        <w:rPr>
          <w:rFonts w:ascii="Times New Roman" w:eastAsia="Times New Roman" w:hAnsi="Times New Roman" w:cs="Times New Roman"/>
          <w:color w:val="1A1A1A"/>
          <w:sz w:val="20"/>
          <w:szCs w:val="20"/>
        </w:rPr>
        <w:t xml:space="preserve">, M., 1998. Some remarks on macroscopic traffic flow modelling. </w:t>
      </w:r>
      <w:r>
        <w:rPr>
          <w:rFonts w:ascii="Times New Roman" w:eastAsia="Times New Roman" w:hAnsi="Times New Roman" w:cs="Times New Roman"/>
          <w:i/>
          <w:color w:val="1A1A1A"/>
          <w:sz w:val="20"/>
          <w:szCs w:val="20"/>
        </w:rPr>
        <w:t xml:space="preserve">Transportation Research Part A: </w:t>
      </w:r>
      <w:r>
        <w:rPr>
          <w:rFonts w:ascii="Times New Roman" w:eastAsia="Times New Roman" w:hAnsi="Times New Roman" w:cs="Times New Roman"/>
          <w:i/>
          <w:color w:val="1A1A1A"/>
          <w:sz w:val="20"/>
          <w:szCs w:val="20"/>
        </w:rPr>
        <w:t>Policy and Practice</w:t>
      </w:r>
      <w:r>
        <w:rPr>
          <w:rFonts w:ascii="Times New Roman" w:eastAsia="Times New Roman" w:hAnsi="Times New Roman" w:cs="Times New Roman"/>
          <w:color w:val="1A1A1A"/>
          <w:sz w:val="20"/>
          <w:szCs w:val="20"/>
        </w:rPr>
        <w:t>, 32(5), pp.323-329.</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 xml:space="preserve">Payne, H.J., 1979. FREFLO: A macroscopic simulation model of freeway traffic. </w:t>
      </w:r>
      <w:r>
        <w:rPr>
          <w:rFonts w:ascii="Times New Roman" w:eastAsia="Times New Roman" w:hAnsi="Times New Roman" w:cs="Times New Roman"/>
          <w:i/>
          <w:color w:val="1A1A1A"/>
          <w:sz w:val="20"/>
          <w:szCs w:val="20"/>
        </w:rPr>
        <w:t>Transportation Research Record</w:t>
      </w:r>
      <w:r>
        <w:rPr>
          <w:rFonts w:ascii="Times New Roman" w:eastAsia="Times New Roman" w:hAnsi="Times New Roman" w:cs="Times New Roman"/>
          <w:color w:val="1A1A1A"/>
          <w:sz w:val="20"/>
          <w:szCs w:val="20"/>
        </w:rPr>
        <w:t>, (722).</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 xml:space="preserve">Pipes, L.A., 1953. An operational analysis of traffic dynamics. </w:t>
      </w:r>
      <w:r>
        <w:rPr>
          <w:rFonts w:ascii="Times New Roman" w:eastAsia="Times New Roman" w:hAnsi="Times New Roman" w:cs="Times New Roman"/>
          <w:i/>
          <w:color w:val="1A1A1A"/>
          <w:sz w:val="20"/>
          <w:szCs w:val="20"/>
        </w:rPr>
        <w:t>Journal of applied physics</w:t>
      </w:r>
      <w:r>
        <w:rPr>
          <w:rFonts w:ascii="Times New Roman" w:eastAsia="Times New Roman" w:hAnsi="Times New Roman" w:cs="Times New Roman"/>
          <w:color w:val="1A1A1A"/>
          <w:sz w:val="20"/>
          <w:szCs w:val="20"/>
        </w:rPr>
        <w:t>, 24(3), pp.274-281.</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 xml:space="preserve">Riggs, W., 2014. Dealing with parking issues on an urban campus: The case of UC Berkeley. </w:t>
      </w:r>
      <w:r>
        <w:rPr>
          <w:rFonts w:ascii="Times New Roman" w:eastAsia="Times New Roman" w:hAnsi="Times New Roman" w:cs="Times New Roman"/>
          <w:i/>
          <w:color w:val="1A1A1A"/>
          <w:sz w:val="20"/>
          <w:szCs w:val="20"/>
        </w:rPr>
        <w:t>Case Studies on Transport Policy</w:t>
      </w:r>
      <w:r>
        <w:rPr>
          <w:rFonts w:ascii="Times New Roman" w:eastAsia="Times New Roman" w:hAnsi="Times New Roman" w:cs="Times New Roman"/>
          <w:color w:val="1A1A1A"/>
          <w:sz w:val="20"/>
          <w:szCs w:val="20"/>
        </w:rPr>
        <w:t>, 2(3), pp.168-176.</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S</w:t>
      </w:r>
      <w:r>
        <w:rPr>
          <w:rFonts w:ascii="Times New Roman" w:eastAsia="Times New Roman" w:hAnsi="Times New Roman" w:cs="Times New Roman"/>
          <w:color w:val="1A1A1A"/>
          <w:sz w:val="20"/>
          <w:szCs w:val="20"/>
        </w:rPr>
        <w:t xml:space="preserve">FCTA (2017). </w:t>
      </w:r>
      <w:r>
        <w:rPr>
          <w:rFonts w:ascii="Times New Roman" w:eastAsia="Times New Roman" w:hAnsi="Times New Roman" w:cs="Times New Roman"/>
          <w:i/>
          <w:color w:val="1A1A1A"/>
          <w:sz w:val="20"/>
          <w:szCs w:val="20"/>
        </w:rPr>
        <w:t>TNCs Today: A profile of San Francisco Transportation Network Company Activity.</w:t>
      </w:r>
      <w:r>
        <w:rPr>
          <w:rFonts w:ascii="Times New Roman" w:eastAsia="Times New Roman" w:hAnsi="Times New Roman" w:cs="Times New Roman"/>
          <w:color w:val="1A1A1A"/>
          <w:sz w:val="20"/>
          <w:szCs w:val="20"/>
        </w:rPr>
        <w:t xml:space="preserve"> San Francisco County Transportation Authority (SFCTA), CA, USA. See </w:t>
      </w:r>
      <w:hyperlink r:id="rId34">
        <w:r>
          <w:rPr>
            <w:rFonts w:ascii="Times New Roman" w:eastAsia="Times New Roman" w:hAnsi="Times New Roman" w:cs="Times New Roman"/>
            <w:color w:val="1155CC"/>
            <w:sz w:val="20"/>
            <w:szCs w:val="20"/>
            <w:u w:val="single"/>
          </w:rPr>
          <w:t>https://www.sfcta.org/eme</w:t>
        </w:r>
        <w:r>
          <w:rPr>
            <w:rFonts w:ascii="Times New Roman" w:eastAsia="Times New Roman" w:hAnsi="Times New Roman" w:cs="Times New Roman"/>
            <w:color w:val="1155CC"/>
            <w:sz w:val="20"/>
            <w:szCs w:val="20"/>
            <w:u w:val="single"/>
          </w:rPr>
          <w:t>rging-mobility/tncs-today</w:t>
        </w:r>
      </w:hyperlink>
      <w:r>
        <w:rPr>
          <w:rFonts w:ascii="Times New Roman" w:eastAsia="Times New Roman" w:hAnsi="Times New Roman" w:cs="Times New Roman"/>
          <w:color w:val="1A1A1A"/>
          <w:sz w:val="20"/>
          <w:szCs w:val="20"/>
        </w:rPr>
        <w:t xml:space="preserve"> for further details (accessed 12/2018).</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 xml:space="preserve">Wikipedia (2018). </w:t>
      </w:r>
      <w:r>
        <w:rPr>
          <w:rFonts w:ascii="Times New Roman" w:eastAsia="Times New Roman" w:hAnsi="Times New Roman" w:cs="Times New Roman"/>
          <w:i/>
          <w:color w:val="1A1A1A"/>
          <w:sz w:val="20"/>
          <w:szCs w:val="20"/>
        </w:rPr>
        <w:t>Dijkstra’s algorithm</w:t>
      </w:r>
      <w:r>
        <w:rPr>
          <w:rFonts w:ascii="Times New Roman" w:eastAsia="Times New Roman" w:hAnsi="Times New Roman" w:cs="Times New Roman"/>
          <w:color w:val="1A1A1A"/>
          <w:sz w:val="20"/>
          <w:szCs w:val="20"/>
        </w:rPr>
        <w:t xml:space="preserve">. </w:t>
      </w:r>
      <w:hyperlink r:id="rId35">
        <w:r>
          <w:rPr>
            <w:rFonts w:ascii="Times New Roman" w:eastAsia="Times New Roman" w:hAnsi="Times New Roman" w:cs="Times New Roman"/>
            <w:color w:val="1155CC"/>
            <w:sz w:val="20"/>
            <w:szCs w:val="20"/>
            <w:u w:val="single"/>
          </w:rPr>
          <w:t>https://en.wikipedia.org/wiki/Dijkstra%27s_algorithm</w:t>
        </w:r>
      </w:hyperlink>
      <w:r>
        <w:rPr>
          <w:rFonts w:ascii="Times New Roman" w:eastAsia="Times New Roman" w:hAnsi="Times New Roman" w:cs="Times New Roman"/>
          <w:color w:val="1A1A1A"/>
          <w:sz w:val="20"/>
          <w:szCs w:val="20"/>
        </w:rPr>
        <w:t xml:space="preserve"> (Accessed 01/ 2019).</w:t>
      </w:r>
    </w:p>
    <w:p w:rsidR="001C6A44" w:rsidRDefault="001C6A44">
      <w:pPr>
        <w:pBdr>
          <w:top w:val="nil"/>
          <w:left w:val="nil"/>
          <w:bottom w:val="nil"/>
          <w:right w:val="nil"/>
          <w:between w:val="nil"/>
        </w:pBdr>
        <w:spacing w:after="60" w:line="240" w:lineRule="auto"/>
        <w:jc w:val="both"/>
        <w:rPr>
          <w:rFonts w:ascii="Times New Roman" w:eastAsia="Times New Roman" w:hAnsi="Times New Roman" w:cs="Times New Roman"/>
          <w:color w:val="1A1A1A"/>
          <w:sz w:val="20"/>
          <w:szCs w:val="20"/>
        </w:rPr>
      </w:pPr>
    </w:p>
    <w:p w:rsidR="001C6A44" w:rsidRDefault="00A563DC">
      <w:pPr>
        <w:keepNext/>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Ap</w:t>
      </w:r>
      <w:r>
        <w:rPr>
          <w:rFonts w:ascii="Times New Roman" w:eastAsia="Times New Roman" w:hAnsi="Times New Roman" w:cs="Times New Roman"/>
          <w:b/>
          <w:color w:val="000000"/>
          <w:sz w:val="24"/>
          <w:szCs w:val="24"/>
        </w:rPr>
        <w:t>pendix</w:t>
      </w:r>
    </w:p>
    <w:p w:rsidR="001C6A44" w:rsidRDefault="00A563DC">
      <w:pPr>
        <w:numPr>
          <w:ilvl w:val="0"/>
          <w:numId w:val="2"/>
        </w:numPr>
        <w:pBdr>
          <w:top w:val="nil"/>
          <w:left w:val="nil"/>
          <w:bottom w:val="nil"/>
          <w:right w:val="nil"/>
          <w:between w:val="nil"/>
        </w:pBdr>
        <w:spacing w:line="240" w:lineRule="auto"/>
        <w:jc w:val="both"/>
        <w:rPr>
          <w:color w:val="000000"/>
          <w:sz w:val="20"/>
          <w:szCs w:val="20"/>
        </w:rPr>
      </w:pPr>
      <w:r>
        <w:rPr>
          <w:rFonts w:ascii="Times New Roman" w:eastAsia="Times New Roman" w:hAnsi="Times New Roman" w:cs="Times New Roman"/>
          <w:color w:val="000000"/>
          <w:sz w:val="20"/>
          <w:szCs w:val="20"/>
        </w:rPr>
        <w:t>Example of downloaded OSM data</w:t>
      </w:r>
      <w:r>
        <w:rPr>
          <w:noProof/>
        </w:rPr>
        <mc:AlternateContent>
          <mc:Choice Requires="wps">
            <w:drawing>
              <wp:anchor distT="0" distB="0" distL="114300" distR="114300" simplePos="0" relativeHeight="251658240" behindDoc="0" locked="0" layoutInCell="1" hidden="0" allowOverlap="1">
                <wp:simplePos x="0" y="0"/>
                <wp:positionH relativeFrom="column">
                  <wp:posOffset>12701</wp:posOffset>
                </wp:positionH>
                <wp:positionV relativeFrom="paragraph">
                  <wp:posOffset>342900</wp:posOffset>
                </wp:positionV>
                <wp:extent cx="2653665" cy="4810125"/>
                <wp:effectExtent l="0" t="0" r="0" b="0"/>
                <wp:wrapTopAndBottom distT="0" distB="0"/>
                <wp:docPr id="16" name="Rectangle 16"/>
                <wp:cNvGraphicFramePr/>
                <a:graphic xmlns:a="http://schemas.openxmlformats.org/drawingml/2006/main">
                  <a:graphicData uri="http://schemas.microsoft.com/office/word/2010/wordprocessingShape">
                    <wps:wsp>
                      <wps:cNvSpPr/>
                      <wps:spPr>
                        <a:xfrm>
                          <a:off x="4023930" y="1379700"/>
                          <a:ext cx="2644140" cy="4800600"/>
                        </a:xfrm>
                        <a:prstGeom prst="rect">
                          <a:avLst/>
                        </a:prstGeom>
                        <a:solidFill>
                          <a:schemeClr val="lt1"/>
                        </a:solidFill>
                        <a:ln w="9525" cap="flat" cmpd="sng">
                          <a:solidFill>
                            <a:srgbClr val="000000"/>
                          </a:solidFill>
                          <a:prstDash val="solid"/>
                          <a:round/>
                          <a:headEnd type="none" w="sm" len="sm"/>
                          <a:tailEnd type="none" w="sm" len="sm"/>
                        </a:ln>
                      </wps:spPr>
                      <wps:txbx>
                        <w:txbxContent>
                          <w:p w:rsidR="001C6A44" w:rsidRDefault="00A563DC">
                            <w:pPr>
                              <w:spacing w:after="0" w:line="240" w:lineRule="auto"/>
                              <w:jc w:val="both"/>
                              <w:textDirection w:val="btLr"/>
                            </w:pPr>
                            <w:r>
                              <w:rPr>
                                <w:rFonts w:ascii="Times New Roman" w:eastAsia="Times New Roman" w:hAnsi="Times New Roman" w:cs="Times New Roman"/>
                                <w:color w:val="000000"/>
                                <w:sz w:val="16"/>
                              </w:rPr>
                              <w:t>{</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"version": 0.6,</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"generator": "Overpass API 0.7.55.4 3079d8ea",</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"osm3s": {</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roofErr w:type="spellStart"/>
                            <w:r>
                              <w:rPr>
                                <w:rFonts w:ascii="Times New Roman" w:eastAsia="Times New Roman" w:hAnsi="Times New Roman" w:cs="Times New Roman"/>
                                <w:color w:val="000000"/>
                                <w:sz w:val="16"/>
                              </w:rPr>
                              <w:t>timestamp_osm_base</w:t>
                            </w:r>
                            <w:proofErr w:type="spellEnd"/>
                            <w:r>
                              <w:rPr>
                                <w:rFonts w:ascii="Times New Roman" w:eastAsia="Times New Roman" w:hAnsi="Times New Roman" w:cs="Times New Roman"/>
                                <w:color w:val="000000"/>
                                <w:sz w:val="16"/>
                              </w:rPr>
                              <w:t>": "2018-09-10T15:44:03Z",</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"copyright": "The data included in this document is from www.openstreetmap.org. The data is made available under </w:t>
                            </w:r>
                            <w:proofErr w:type="spellStart"/>
                            <w:r>
                              <w:rPr>
                                <w:rFonts w:ascii="Times New Roman" w:eastAsia="Times New Roman" w:hAnsi="Times New Roman" w:cs="Times New Roman"/>
                                <w:color w:val="000000"/>
                                <w:sz w:val="16"/>
                              </w:rPr>
                              <w:t>ODbL</w:t>
                            </w:r>
                            <w:proofErr w:type="spellEnd"/>
                            <w:r>
                              <w:rPr>
                                <w:rFonts w:ascii="Times New Roman" w:eastAsia="Times New Roman" w:hAnsi="Times New Roman" w:cs="Times New Roman"/>
                                <w:color w:val="000000"/>
                                <w:sz w:val="16"/>
                              </w:rPr>
                              <w:t>."</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"elements": [</w:t>
                            </w:r>
                          </w:p>
                          <w:p w:rsidR="001C6A44" w:rsidRDefault="001C6A44">
                            <w:pPr>
                              <w:spacing w:after="0" w:line="240" w:lineRule="auto"/>
                              <w:jc w:val="both"/>
                              <w:textDirection w:val="btLr"/>
                            </w:pPr>
                          </w:p>
                          <w:p w:rsidR="001C6A44" w:rsidRDefault="00A563DC">
                            <w:pPr>
                              <w:spacing w:after="0" w:line="240" w:lineRule="auto"/>
                              <w:jc w:val="both"/>
                              <w:textDirection w:val="btLr"/>
                            </w:pPr>
                            <w:r>
                              <w:rPr>
                                <w:rFonts w:ascii="Times New Roman" w:eastAsia="Times New Roman" w:hAnsi="Times New Roman" w:cs="Times New Roman"/>
                                <w:color w:val="000000"/>
                                <w:sz w:val="16"/>
                              </w:rPr>
                              <w:t>{</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"type": "node",</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"id": 26117861,</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roofErr w:type="spellStart"/>
                            <w:r>
                              <w:rPr>
                                <w:rFonts w:ascii="Times New Roman" w:eastAsia="Times New Roman" w:hAnsi="Times New Roman" w:cs="Times New Roman"/>
                                <w:color w:val="000000"/>
                                <w:sz w:val="16"/>
                              </w:rPr>
                              <w:t>lat</w:t>
                            </w:r>
                            <w:proofErr w:type="spellEnd"/>
                            <w:r>
                              <w:rPr>
                                <w:rFonts w:ascii="Times New Roman" w:eastAsia="Times New Roman" w:hAnsi="Times New Roman" w:cs="Times New Roman"/>
                                <w:color w:val="000000"/>
                                <w:sz w:val="16"/>
                              </w:rPr>
                              <w:t>": 37.6539819,</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roofErr w:type="spellStart"/>
                            <w:r>
                              <w:rPr>
                                <w:rFonts w:ascii="Times New Roman" w:eastAsia="Times New Roman" w:hAnsi="Times New Roman" w:cs="Times New Roman"/>
                                <w:color w:val="000000"/>
                                <w:sz w:val="16"/>
                              </w:rPr>
                              <w:t>lon</w:t>
                            </w:r>
                            <w:proofErr w:type="spellEnd"/>
                            <w:r>
                              <w:rPr>
                                <w:rFonts w:ascii="Times New Roman" w:eastAsia="Times New Roman" w:hAnsi="Times New Roman" w:cs="Times New Roman"/>
                                <w:color w:val="000000"/>
                                <w:sz w:val="16"/>
                              </w:rPr>
                              <w:t>": -122.4071324</w:t>
                            </w:r>
                          </w:p>
                          <w:p w:rsidR="001C6A44" w:rsidRDefault="00A563DC">
                            <w:pPr>
                              <w:spacing w:after="0" w:line="240" w:lineRule="auto"/>
                              <w:jc w:val="both"/>
                              <w:textDirection w:val="btLr"/>
                            </w:pPr>
                            <w:r>
                              <w:rPr>
                                <w:rFonts w:ascii="Times New Roman" w:eastAsia="Times New Roman" w:hAnsi="Times New Roman" w:cs="Times New Roman"/>
                                <w:color w:val="000000"/>
                                <w:sz w:val="16"/>
                              </w:rPr>
                              <w:t>},</w:t>
                            </w:r>
                          </w:p>
                          <w:p w:rsidR="001C6A44" w:rsidRDefault="00A563DC">
                            <w:pPr>
                              <w:spacing w:after="0" w:line="240" w:lineRule="auto"/>
                              <w:jc w:val="both"/>
                              <w:textDirection w:val="btLr"/>
                            </w:pPr>
                            <w:r>
                              <w:rPr>
                                <w:rFonts w:ascii="Times New Roman" w:eastAsia="Times New Roman" w:hAnsi="Times New Roman" w:cs="Times New Roman"/>
                                <w:color w:val="000000"/>
                                <w:sz w:val="16"/>
                              </w:rPr>
                              <w:t>…</w:t>
                            </w:r>
                          </w:p>
                          <w:p w:rsidR="001C6A44" w:rsidRDefault="00A563DC">
                            <w:pPr>
                              <w:spacing w:after="0" w:line="240" w:lineRule="auto"/>
                              <w:jc w:val="both"/>
                              <w:textDirection w:val="btLr"/>
                            </w:pPr>
                            <w:r>
                              <w:rPr>
                                <w:rFonts w:ascii="Times New Roman" w:eastAsia="Times New Roman" w:hAnsi="Times New Roman" w:cs="Times New Roman"/>
                                <w:color w:val="000000"/>
                                <w:sz w:val="16"/>
                              </w:rPr>
                              <w:t>{</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"type": "way",</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"id": 394222581,</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"nodes": [</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704673274,</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3972323851,</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3972323849,</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3972323848,</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3972323847,</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3972323846</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"tags": {</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"highway": "tertiary",</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"name": "King Drive",</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roofErr w:type="spellStart"/>
                            <w:r>
                              <w:rPr>
                                <w:rFonts w:ascii="Times New Roman" w:eastAsia="Times New Roman" w:hAnsi="Times New Roman" w:cs="Times New Roman"/>
                                <w:color w:val="000000"/>
                                <w:sz w:val="16"/>
                              </w:rPr>
                              <w:t>oneway</w:t>
                            </w:r>
                            <w:proofErr w:type="spellEnd"/>
                            <w:r>
                              <w:rPr>
                                <w:rFonts w:ascii="Times New Roman" w:eastAsia="Times New Roman" w:hAnsi="Times New Roman" w:cs="Times New Roman"/>
                                <w:color w:val="000000"/>
                                <w:sz w:val="16"/>
                              </w:rPr>
                              <w:t>": "yes",</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roofErr w:type="spellStart"/>
                            <w:proofErr w:type="gramStart"/>
                            <w:r>
                              <w:rPr>
                                <w:rFonts w:ascii="Times New Roman" w:eastAsia="Times New Roman" w:hAnsi="Times New Roman" w:cs="Times New Roman"/>
                                <w:color w:val="000000"/>
                                <w:sz w:val="16"/>
                              </w:rPr>
                              <w:t>tiger:cfcc</w:t>
                            </w:r>
                            <w:proofErr w:type="spellEnd"/>
                            <w:proofErr w:type="gramEnd"/>
                            <w:r>
                              <w:rPr>
                                <w:rFonts w:ascii="Times New Roman" w:eastAsia="Times New Roman" w:hAnsi="Times New Roman" w:cs="Times New Roman"/>
                                <w:color w:val="000000"/>
                                <w:sz w:val="16"/>
                              </w:rPr>
                              <w:t>": "A41",</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roofErr w:type="spellStart"/>
                            <w:proofErr w:type="gramStart"/>
                            <w:r>
                              <w:rPr>
                                <w:rFonts w:ascii="Times New Roman" w:eastAsia="Times New Roman" w:hAnsi="Times New Roman" w:cs="Times New Roman"/>
                                <w:color w:val="000000"/>
                                <w:sz w:val="16"/>
                              </w:rPr>
                              <w:t>tiger:county</w:t>
                            </w:r>
                            <w:proofErr w:type="spellEnd"/>
                            <w:proofErr w:type="gramEnd"/>
                            <w:r>
                              <w:rPr>
                                <w:rFonts w:ascii="Times New Roman" w:eastAsia="Times New Roman" w:hAnsi="Times New Roman" w:cs="Times New Roman"/>
                                <w:color w:val="000000"/>
                                <w:sz w:val="16"/>
                              </w:rPr>
                              <w:t>": "San Mateo, CA",</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roofErr w:type="spellStart"/>
                            <w:r>
                              <w:rPr>
                                <w:rFonts w:ascii="Times New Roman" w:eastAsia="Times New Roman" w:hAnsi="Times New Roman" w:cs="Times New Roman"/>
                                <w:color w:val="000000"/>
                                <w:sz w:val="16"/>
                              </w:rPr>
                              <w:t>tiger:name_base</w:t>
                            </w:r>
                            <w:proofErr w:type="spellEnd"/>
                            <w:r>
                              <w:rPr>
                                <w:rFonts w:ascii="Times New Roman" w:eastAsia="Times New Roman" w:hAnsi="Times New Roman" w:cs="Times New Roman"/>
                                <w:color w:val="000000"/>
                                <w:sz w:val="16"/>
                              </w:rPr>
                              <w:t>": "King",</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roofErr w:type="spellStart"/>
                            <w:r>
                              <w:rPr>
                                <w:rFonts w:ascii="Times New Roman" w:eastAsia="Times New Roman" w:hAnsi="Times New Roman" w:cs="Times New Roman"/>
                                <w:color w:val="000000"/>
                                <w:sz w:val="16"/>
                              </w:rPr>
                              <w:t>tiger:name_type</w:t>
                            </w:r>
                            <w:proofErr w:type="spellEnd"/>
                            <w:r>
                              <w:rPr>
                                <w:rFonts w:ascii="Times New Roman" w:eastAsia="Times New Roman" w:hAnsi="Times New Roman" w:cs="Times New Roman"/>
                                <w:color w:val="000000"/>
                                <w:sz w:val="16"/>
                              </w:rPr>
                              <w:t>": "Dr"</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
                          <w:p w:rsidR="001C6A44" w:rsidRDefault="00A563DC">
                            <w:pPr>
                              <w:spacing w:after="0" w:line="240" w:lineRule="auto"/>
                              <w:jc w:val="both"/>
                              <w:textDirection w:val="btLr"/>
                            </w:pPr>
                            <w:r>
                              <w:rPr>
                                <w:rFonts w:ascii="Times New Roman" w:eastAsia="Times New Roman" w:hAnsi="Times New Roman" w:cs="Times New Roman"/>
                                <w:color w:val="000000"/>
                                <w:sz w:val="16"/>
                              </w:rPr>
                              <w:t>},</w:t>
                            </w:r>
                          </w:p>
                          <w:p w:rsidR="001C6A44" w:rsidRDefault="00A563DC">
                            <w:pPr>
                              <w:spacing w:after="0" w:line="240" w:lineRule="auto"/>
                              <w:jc w:val="both"/>
                              <w:textDirection w:val="btLr"/>
                            </w:pPr>
                            <w:r>
                              <w:rPr>
                                <w:rFonts w:ascii="Times New Roman" w:eastAsia="Times New Roman" w:hAnsi="Times New Roman" w:cs="Times New Roman"/>
                                <w:color w:val="000000"/>
                                <w:sz w:val="16"/>
                              </w:rPr>
                              <w:t>…}</w:t>
                            </w:r>
                          </w:p>
                        </w:txbxContent>
                      </wps:txbx>
                      <wps:bodyPr spcFirstLastPara="1" wrap="square" lIns="91425" tIns="45700" rIns="91425" bIns="45700" anchor="t" anchorCtr="0"/>
                    </wps:wsp>
                  </a:graphicData>
                </a:graphic>
              </wp:anchor>
            </w:drawing>
          </mc:Choice>
          <mc:Fallback>
            <w:pict>
              <v:rect id="Rectangle 16" o:spid="_x0000_s1038" style="position:absolute;left:0;text-align:left;margin-left:1pt;margin-top:27pt;width:208.95pt;height:378.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" fillcolor="white [3201]">
                <v:stroke startarrowwidth="narrow" startarrowlength="short" endarrowwidth="narrow" endarrowlength="short" joinstyle="round"/>
                <v:textbox inset="2.53958mm,1.2694mm,2.53958mm,1.2694mm">
                  <w:txbxContent>
                    <w:p w:rsidR="001C6A44" w:rsidRDefault="00A563DC">
                      <w:pPr>
                        <w:spacing w:after="0" w:line="240" w:lineRule="auto"/>
                        <w:jc w:val="both"/>
                        <w:textDirection w:val="btLr"/>
                      </w:pPr>
                      <w:r>
                        <w:rPr>
                          <w:rFonts w:ascii="Times New Roman" w:eastAsia="Times New Roman" w:hAnsi="Times New Roman" w:cs="Times New Roman"/>
                          <w:color w:val="000000"/>
                          <w:sz w:val="16"/>
                        </w:rPr>
                        <w:t>{</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"version": 0.6,</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"generator": "Overpass API 0.7.55.4 3079d8ea",</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"osm3s": {</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roofErr w:type="spellStart"/>
                      <w:r>
                        <w:rPr>
                          <w:rFonts w:ascii="Times New Roman" w:eastAsia="Times New Roman" w:hAnsi="Times New Roman" w:cs="Times New Roman"/>
                          <w:color w:val="000000"/>
                          <w:sz w:val="16"/>
                        </w:rPr>
                        <w:t>timestamp_osm_base</w:t>
                      </w:r>
                      <w:proofErr w:type="spellEnd"/>
                      <w:r>
                        <w:rPr>
                          <w:rFonts w:ascii="Times New Roman" w:eastAsia="Times New Roman" w:hAnsi="Times New Roman" w:cs="Times New Roman"/>
                          <w:color w:val="000000"/>
                          <w:sz w:val="16"/>
                        </w:rPr>
                        <w:t>": "2018-09-10T15:44:03Z",</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"copyright": "The data included in this document is from www.openstreetmap.org. The data is made available under </w:t>
                      </w:r>
                      <w:proofErr w:type="spellStart"/>
                      <w:r>
                        <w:rPr>
                          <w:rFonts w:ascii="Times New Roman" w:eastAsia="Times New Roman" w:hAnsi="Times New Roman" w:cs="Times New Roman"/>
                          <w:color w:val="000000"/>
                          <w:sz w:val="16"/>
                        </w:rPr>
                        <w:t>ODbL</w:t>
                      </w:r>
                      <w:proofErr w:type="spellEnd"/>
                      <w:r>
                        <w:rPr>
                          <w:rFonts w:ascii="Times New Roman" w:eastAsia="Times New Roman" w:hAnsi="Times New Roman" w:cs="Times New Roman"/>
                          <w:color w:val="000000"/>
                          <w:sz w:val="16"/>
                        </w:rPr>
                        <w:t>."</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"elements": [</w:t>
                      </w:r>
                    </w:p>
                    <w:p w:rsidR="001C6A44" w:rsidRDefault="001C6A44">
                      <w:pPr>
                        <w:spacing w:after="0" w:line="240" w:lineRule="auto"/>
                        <w:jc w:val="both"/>
                        <w:textDirection w:val="btLr"/>
                      </w:pPr>
                    </w:p>
                    <w:p w:rsidR="001C6A44" w:rsidRDefault="00A563DC">
                      <w:pPr>
                        <w:spacing w:after="0" w:line="240" w:lineRule="auto"/>
                        <w:jc w:val="both"/>
                        <w:textDirection w:val="btLr"/>
                      </w:pPr>
                      <w:r>
                        <w:rPr>
                          <w:rFonts w:ascii="Times New Roman" w:eastAsia="Times New Roman" w:hAnsi="Times New Roman" w:cs="Times New Roman"/>
                          <w:color w:val="000000"/>
                          <w:sz w:val="16"/>
                        </w:rPr>
                        <w:t>{</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"type": "node",</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"id": 26117861,</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roofErr w:type="spellStart"/>
                      <w:r>
                        <w:rPr>
                          <w:rFonts w:ascii="Times New Roman" w:eastAsia="Times New Roman" w:hAnsi="Times New Roman" w:cs="Times New Roman"/>
                          <w:color w:val="000000"/>
                          <w:sz w:val="16"/>
                        </w:rPr>
                        <w:t>lat</w:t>
                      </w:r>
                      <w:proofErr w:type="spellEnd"/>
                      <w:r>
                        <w:rPr>
                          <w:rFonts w:ascii="Times New Roman" w:eastAsia="Times New Roman" w:hAnsi="Times New Roman" w:cs="Times New Roman"/>
                          <w:color w:val="000000"/>
                          <w:sz w:val="16"/>
                        </w:rPr>
                        <w:t>": 37.6539819,</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roofErr w:type="spellStart"/>
                      <w:r>
                        <w:rPr>
                          <w:rFonts w:ascii="Times New Roman" w:eastAsia="Times New Roman" w:hAnsi="Times New Roman" w:cs="Times New Roman"/>
                          <w:color w:val="000000"/>
                          <w:sz w:val="16"/>
                        </w:rPr>
                        <w:t>lon</w:t>
                      </w:r>
                      <w:proofErr w:type="spellEnd"/>
                      <w:r>
                        <w:rPr>
                          <w:rFonts w:ascii="Times New Roman" w:eastAsia="Times New Roman" w:hAnsi="Times New Roman" w:cs="Times New Roman"/>
                          <w:color w:val="000000"/>
                          <w:sz w:val="16"/>
                        </w:rPr>
                        <w:t>": -122.4071324</w:t>
                      </w:r>
                    </w:p>
                    <w:p w:rsidR="001C6A44" w:rsidRDefault="00A563DC">
                      <w:pPr>
                        <w:spacing w:after="0" w:line="240" w:lineRule="auto"/>
                        <w:jc w:val="both"/>
                        <w:textDirection w:val="btLr"/>
                      </w:pPr>
                      <w:r>
                        <w:rPr>
                          <w:rFonts w:ascii="Times New Roman" w:eastAsia="Times New Roman" w:hAnsi="Times New Roman" w:cs="Times New Roman"/>
                          <w:color w:val="000000"/>
                          <w:sz w:val="16"/>
                        </w:rPr>
                        <w:t>},</w:t>
                      </w:r>
                    </w:p>
                    <w:p w:rsidR="001C6A44" w:rsidRDefault="00A563DC">
                      <w:pPr>
                        <w:spacing w:after="0" w:line="240" w:lineRule="auto"/>
                        <w:jc w:val="both"/>
                        <w:textDirection w:val="btLr"/>
                      </w:pPr>
                      <w:r>
                        <w:rPr>
                          <w:rFonts w:ascii="Times New Roman" w:eastAsia="Times New Roman" w:hAnsi="Times New Roman" w:cs="Times New Roman"/>
                          <w:color w:val="000000"/>
                          <w:sz w:val="16"/>
                        </w:rPr>
                        <w:t>…</w:t>
                      </w:r>
                    </w:p>
                    <w:p w:rsidR="001C6A44" w:rsidRDefault="00A563DC">
                      <w:pPr>
                        <w:spacing w:after="0" w:line="240" w:lineRule="auto"/>
                        <w:jc w:val="both"/>
                        <w:textDirection w:val="btLr"/>
                      </w:pPr>
                      <w:r>
                        <w:rPr>
                          <w:rFonts w:ascii="Times New Roman" w:eastAsia="Times New Roman" w:hAnsi="Times New Roman" w:cs="Times New Roman"/>
                          <w:color w:val="000000"/>
                          <w:sz w:val="16"/>
                        </w:rPr>
                        <w:t>{</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"type": "way",</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"id": 394222581,</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"nodes": [</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704673274,</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3972323851,</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3972323849,</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3972323848,</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3972323847,</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3972323846</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"tags": {</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"highway": "tertiary",</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"name": "King Drive",</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roofErr w:type="spellStart"/>
                      <w:r>
                        <w:rPr>
                          <w:rFonts w:ascii="Times New Roman" w:eastAsia="Times New Roman" w:hAnsi="Times New Roman" w:cs="Times New Roman"/>
                          <w:color w:val="000000"/>
                          <w:sz w:val="16"/>
                        </w:rPr>
                        <w:t>oneway</w:t>
                      </w:r>
                      <w:proofErr w:type="spellEnd"/>
                      <w:r>
                        <w:rPr>
                          <w:rFonts w:ascii="Times New Roman" w:eastAsia="Times New Roman" w:hAnsi="Times New Roman" w:cs="Times New Roman"/>
                          <w:color w:val="000000"/>
                          <w:sz w:val="16"/>
                        </w:rPr>
                        <w:t>": "yes",</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roofErr w:type="spellStart"/>
                      <w:proofErr w:type="gramStart"/>
                      <w:r>
                        <w:rPr>
                          <w:rFonts w:ascii="Times New Roman" w:eastAsia="Times New Roman" w:hAnsi="Times New Roman" w:cs="Times New Roman"/>
                          <w:color w:val="000000"/>
                          <w:sz w:val="16"/>
                        </w:rPr>
                        <w:t>tiger:cfcc</w:t>
                      </w:r>
                      <w:proofErr w:type="spellEnd"/>
                      <w:proofErr w:type="gramEnd"/>
                      <w:r>
                        <w:rPr>
                          <w:rFonts w:ascii="Times New Roman" w:eastAsia="Times New Roman" w:hAnsi="Times New Roman" w:cs="Times New Roman"/>
                          <w:color w:val="000000"/>
                          <w:sz w:val="16"/>
                        </w:rPr>
                        <w:t>": "A41",</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roofErr w:type="spellStart"/>
                      <w:proofErr w:type="gramStart"/>
                      <w:r>
                        <w:rPr>
                          <w:rFonts w:ascii="Times New Roman" w:eastAsia="Times New Roman" w:hAnsi="Times New Roman" w:cs="Times New Roman"/>
                          <w:color w:val="000000"/>
                          <w:sz w:val="16"/>
                        </w:rPr>
                        <w:t>tiger:county</w:t>
                      </w:r>
                      <w:proofErr w:type="spellEnd"/>
                      <w:proofErr w:type="gramEnd"/>
                      <w:r>
                        <w:rPr>
                          <w:rFonts w:ascii="Times New Roman" w:eastAsia="Times New Roman" w:hAnsi="Times New Roman" w:cs="Times New Roman"/>
                          <w:color w:val="000000"/>
                          <w:sz w:val="16"/>
                        </w:rPr>
                        <w:t>": "San Mateo, CA",</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roofErr w:type="spellStart"/>
                      <w:r>
                        <w:rPr>
                          <w:rFonts w:ascii="Times New Roman" w:eastAsia="Times New Roman" w:hAnsi="Times New Roman" w:cs="Times New Roman"/>
                          <w:color w:val="000000"/>
                          <w:sz w:val="16"/>
                        </w:rPr>
                        <w:t>tiger:name_base</w:t>
                      </w:r>
                      <w:proofErr w:type="spellEnd"/>
                      <w:r>
                        <w:rPr>
                          <w:rFonts w:ascii="Times New Roman" w:eastAsia="Times New Roman" w:hAnsi="Times New Roman" w:cs="Times New Roman"/>
                          <w:color w:val="000000"/>
                          <w:sz w:val="16"/>
                        </w:rPr>
                        <w:t>": "King",</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roofErr w:type="spellStart"/>
                      <w:r>
                        <w:rPr>
                          <w:rFonts w:ascii="Times New Roman" w:eastAsia="Times New Roman" w:hAnsi="Times New Roman" w:cs="Times New Roman"/>
                          <w:color w:val="000000"/>
                          <w:sz w:val="16"/>
                        </w:rPr>
                        <w:t>tiger:name_type</w:t>
                      </w:r>
                      <w:proofErr w:type="spellEnd"/>
                      <w:r>
                        <w:rPr>
                          <w:rFonts w:ascii="Times New Roman" w:eastAsia="Times New Roman" w:hAnsi="Times New Roman" w:cs="Times New Roman"/>
                          <w:color w:val="000000"/>
                          <w:sz w:val="16"/>
                        </w:rPr>
                        <w:t>": "Dr"</w:t>
                      </w:r>
                    </w:p>
                    <w:p w:rsidR="001C6A44" w:rsidRDefault="00A563DC">
                      <w:pPr>
                        <w:spacing w:after="0" w:line="240" w:lineRule="auto"/>
                        <w:jc w:val="both"/>
                        <w:textDirection w:val="btLr"/>
                      </w:pPr>
                      <w:r>
                        <w:rPr>
                          <w:rFonts w:ascii="Times New Roman" w:eastAsia="Times New Roman" w:hAnsi="Times New Roman" w:cs="Times New Roman"/>
                          <w:color w:val="000000"/>
                          <w:sz w:val="16"/>
                        </w:rPr>
                        <w:t xml:space="preserve">  }</w:t>
                      </w:r>
                    </w:p>
                    <w:p w:rsidR="001C6A44" w:rsidRDefault="00A563DC">
                      <w:pPr>
                        <w:spacing w:after="0" w:line="240" w:lineRule="auto"/>
                        <w:jc w:val="both"/>
                        <w:textDirection w:val="btLr"/>
                      </w:pPr>
                      <w:r>
                        <w:rPr>
                          <w:rFonts w:ascii="Times New Roman" w:eastAsia="Times New Roman" w:hAnsi="Times New Roman" w:cs="Times New Roman"/>
                          <w:color w:val="000000"/>
                          <w:sz w:val="16"/>
                        </w:rPr>
                        <w:t>},</w:t>
                      </w:r>
                    </w:p>
                    <w:p w:rsidR="001C6A44" w:rsidRDefault="00A563DC">
                      <w:pPr>
                        <w:spacing w:after="0" w:line="240" w:lineRule="auto"/>
                        <w:jc w:val="both"/>
                        <w:textDirection w:val="btLr"/>
                      </w:pPr>
                      <w:r>
                        <w:rPr>
                          <w:rFonts w:ascii="Times New Roman" w:eastAsia="Times New Roman" w:hAnsi="Times New Roman" w:cs="Times New Roman"/>
                          <w:color w:val="000000"/>
                          <w:sz w:val="16"/>
                        </w:rPr>
                        <w:t>…}</w:t>
                      </w:r>
                    </w:p>
                  </w:txbxContent>
                </v:textbox>
                <w10:wrap type="topAndBottom"/>
              </v:rect>
            </w:pict>
          </mc:Fallback>
        </mc:AlternateContent>
      </w:r>
    </w:p>
    <w:p w:rsidR="001C6A44" w:rsidRDefault="001C6A44">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pPr>
    </w:p>
    <w:p w:rsidR="001C6A44" w:rsidRDefault="00A563DC">
      <w:pPr>
        <w:numPr>
          <w:ilvl w:val="0"/>
          <w:numId w:val="2"/>
        </w:numPr>
        <w:pBdr>
          <w:top w:val="nil"/>
          <w:left w:val="nil"/>
          <w:bottom w:val="nil"/>
          <w:right w:val="nil"/>
          <w:between w:val="nil"/>
        </w:pBdr>
        <w:spacing w:line="240" w:lineRule="auto"/>
        <w:jc w:val="both"/>
      </w:pPr>
      <w:r>
        <w:rPr>
          <w:rFonts w:ascii="Times New Roman" w:eastAsia="Times New Roman" w:hAnsi="Times New Roman" w:cs="Times New Roman"/>
          <w:color w:val="000000"/>
          <w:sz w:val="20"/>
          <w:szCs w:val="20"/>
        </w:rPr>
        <w:t>Source of Inter-city traffic:</w:t>
      </w:r>
    </w:p>
    <w:p w:rsidR="001C6A44" w:rsidRDefault="00A563DC">
      <w:pPr>
        <w:numPr>
          <w:ilvl w:val="0"/>
          <w:numId w:val="1"/>
        </w:numPr>
        <w:pBdr>
          <w:top w:val="nil"/>
          <w:left w:val="nil"/>
          <w:bottom w:val="nil"/>
          <w:right w:val="nil"/>
          <w:between w:val="nil"/>
        </w:pBdr>
        <w:spacing w:line="240" w:lineRule="auto"/>
        <w:jc w:val="both"/>
      </w:pPr>
      <w:r>
        <w:rPr>
          <w:rFonts w:ascii="Times New Roman" w:eastAsia="Times New Roman" w:hAnsi="Times New Roman" w:cs="Times New Roman"/>
          <w:color w:val="000000"/>
          <w:sz w:val="20"/>
          <w:szCs w:val="20"/>
        </w:rPr>
        <w:t>Golden Gate Bridge</w:t>
      </w:r>
    </w:p>
    <w:p w:rsidR="001C6A44" w:rsidRDefault="00A563DC">
      <w:pPr>
        <w:numPr>
          <w:ilvl w:val="1"/>
          <w:numId w:val="1"/>
        </w:numPr>
        <w:pBdr>
          <w:top w:val="nil"/>
          <w:left w:val="nil"/>
          <w:bottom w:val="nil"/>
          <w:right w:val="nil"/>
          <w:between w:val="nil"/>
        </w:pBdr>
        <w:spacing w:line="240" w:lineRule="auto"/>
        <w:jc w:val="both"/>
      </w:pPr>
      <w:r>
        <w:rPr>
          <w:rFonts w:ascii="Times New Roman" w:eastAsia="Times New Roman" w:hAnsi="Times New Roman" w:cs="Times New Roman"/>
          <w:color w:val="000000"/>
          <w:sz w:val="20"/>
          <w:szCs w:val="20"/>
        </w:rPr>
        <w:t xml:space="preserve">1,654,022 southbound bridge traffic in November, 2016  </w:t>
      </w:r>
      <w:hyperlink r:id="rId36" w:anchor="ggbtrends">
        <w:r>
          <w:rPr>
            <w:rFonts w:ascii="Times New Roman" w:eastAsia="Times New Roman" w:hAnsi="Times New Roman" w:cs="Times New Roman"/>
            <w:color w:val="0000FF"/>
            <w:sz w:val="20"/>
            <w:szCs w:val="20"/>
            <w:u w:val="single"/>
          </w:rPr>
          <w:t>http://goldengate.org/news/transit/trends_traffic-transit.php#ggbtrends</w:t>
        </w:r>
      </w:hyperlink>
      <w:r>
        <w:rPr>
          <w:rFonts w:ascii="Times New Roman" w:eastAsia="Times New Roman" w:hAnsi="Times New Roman" w:cs="Times New Roman"/>
          <w:color w:val="000000"/>
          <w:sz w:val="20"/>
          <w:szCs w:val="20"/>
        </w:rPr>
        <w:t xml:space="preserve">. </w:t>
      </w:r>
    </w:p>
    <w:p w:rsidR="001C6A44" w:rsidRDefault="00A563DC">
      <w:pPr>
        <w:numPr>
          <w:ilvl w:val="1"/>
          <w:numId w:val="1"/>
        </w:numPr>
        <w:pBdr>
          <w:top w:val="nil"/>
          <w:left w:val="nil"/>
          <w:bottom w:val="nil"/>
          <w:right w:val="nil"/>
          <w:between w:val="nil"/>
        </w:pBdr>
        <w:spacing w:line="240" w:lineRule="auto"/>
        <w:jc w:val="both"/>
      </w:pPr>
      <w:r>
        <w:rPr>
          <w:rFonts w:ascii="Times New Roman" w:eastAsia="Times New Roman" w:hAnsi="Times New Roman" w:cs="Times New Roman"/>
          <w:color w:val="000000"/>
          <w:sz w:val="20"/>
          <w:szCs w:val="20"/>
        </w:rPr>
        <w:t>Assuming southbound and northbo</w:t>
      </w:r>
      <w:r>
        <w:rPr>
          <w:rFonts w:ascii="Times New Roman" w:eastAsia="Times New Roman" w:hAnsi="Times New Roman" w:cs="Times New Roman"/>
          <w:color w:val="000000"/>
          <w:sz w:val="20"/>
          <w:szCs w:val="20"/>
        </w:rPr>
        <w:t>und traffic is equal, this is equal to 55,000 daily traffic per direction.</w:t>
      </w:r>
    </w:p>
    <w:p w:rsidR="001C6A44" w:rsidRDefault="00A563DC">
      <w:pPr>
        <w:numPr>
          <w:ilvl w:val="0"/>
          <w:numId w:val="1"/>
        </w:numPr>
        <w:pBdr>
          <w:top w:val="nil"/>
          <w:left w:val="nil"/>
          <w:bottom w:val="nil"/>
          <w:right w:val="nil"/>
          <w:between w:val="nil"/>
        </w:pBdr>
        <w:spacing w:line="240" w:lineRule="auto"/>
        <w:jc w:val="both"/>
      </w:pPr>
      <w:r>
        <w:rPr>
          <w:rFonts w:ascii="Times New Roman" w:eastAsia="Times New Roman" w:hAnsi="Times New Roman" w:cs="Times New Roman"/>
          <w:color w:val="000000"/>
          <w:sz w:val="20"/>
          <w:szCs w:val="20"/>
        </w:rPr>
        <w:t>Bay Bridge</w:t>
      </w:r>
    </w:p>
    <w:p w:rsidR="001C6A44" w:rsidRDefault="00A563DC">
      <w:pPr>
        <w:numPr>
          <w:ilvl w:val="1"/>
          <w:numId w:val="1"/>
        </w:numPr>
        <w:pBdr>
          <w:top w:val="nil"/>
          <w:left w:val="nil"/>
          <w:bottom w:val="nil"/>
          <w:right w:val="nil"/>
          <w:between w:val="nil"/>
        </w:pBdr>
        <w:spacing w:line="240" w:lineRule="auto"/>
        <w:jc w:val="both"/>
      </w:pPr>
      <w:r>
        <w:rPr>
          <w:rFonts w:ascii="Times New Roman" w:eastAsia="Times New Roman" w:hAnsi="Times New Roman" w:cs="Times New Roman"/>
          <w:color w:val="000000"/>
          <w:sz w:val="20"/>
          <w:szCs w:val="20"/>
        </w:rPr>
        <w:t xml:space="preserve">In the Fiscal year 2016-17, there are 136,813,538 toll-paid vehicles </w:t>
      </w:r>
      <w:hyperlink r:id="rId37">
        <w:r>
          <w:rPr>
            <w:rFonts w:ascii="Times New Roman" w:eastAsia="Times New Roman" w:hAnsi="Times New Roman" w:cs="Times New Roman"/>
            <w:color w:val="0000FF"/>
            <w:sz w:val="20"/>
            <w:szCs w:val="20"/>
            <w:u w:val="single"/>
          </w:rPr>
          <w:t>https://mtc.ca.gov/about-mtc/what-mtc/mtc-organization/three-agencies-one/bay-area-toll-authority/historic-toll-paid</w:t>
        </w:r>
      </w:hyperlink>
    </w:p>
    <w:p w:rsidR="001C6A44" w:rsidRDefault="00A563DC">
      <w:pPr>
        <w:numPr>
          <w:ilvl w:val="1"/>
          <w:numId w:val="1"/>
        </w:numPr>
        <w:pBdr>
          <w:top w:val="nil"/>
          <w:left w:val="nil"/>
          <w:bottom w:val="nil"/>
          <w:right w:val="nil"/>
          <w:between w:val="nil"/>
        </w:pBdr>
        <w:spacing w:line="240" w:lineRule="auto"/>
        <w:jc w:val="both"/>
      </w:pPr>
      <w:r>
        <w:rPr>
          <w:rFonts w:ascii="Times New Roman" w:eastAsia="Times New Roman" w:hAnsi="Times New Roman" w:cs="Times New Roman"/>
          <w:color w:val="000000"/>
          <w:sz w:val="20"/>
          <w:szCs w:val="20"/>
        </w:rPr>
        <w:t>Assuming eastbound and westbound traffic is equal, this is equal to 180,000 daily traffic per direction.</w:t>
      </w:r>
    </w:p>
    <w:p w:rsidR="001C6A44" w:rsidRDefault="00A563DC">
      <w:pPr>
        <w:numPr>
          <w:ilvl w:val="0"/>
          <w:numId w:val="1"/>
        </w:numPr>
        <w:pBdr>
          <w:top w:val="nil"/>
          <w:left w:val="nil"/>
          <w:bottom w:val="nil"/>
          <w:right w:val="nil"/>
          <w:between w:val="nil"/>
        </w:pBdr>
        <w:spacing w:line="240" w:lineRule="auto"/>
        <w:jc w:val="both"/>
      </w:pPr>
      <w:r>
        <w:rPr>
          <w:rFonts w:ascii="Times New Roman" w:eastAsia="Times New Roman" w:hAnsi="Times New Roman" w:cs="Times New Roman"/>
          <w:sz w:val="20"/>
          <w:szCs w:val="20"/>
        </w:rPr>
        <w:t xml:space="preserve">SR </w:t>
      </w:r>
      <w:r>
        <w:rPr>
          <w:rFonts w:ascii="Times New Roman" w:eastAsia="Times New Roman" w:hAnsi="Times New Roman" w:cs="Times New Roman"/>
          <w:color w:val="000000"/>
          <w:sz w:val="20"/>
          <w:szCs w:val="20"/>
        </w:rPr>
        <w:t>1:</w:t>
      </w:r>
    </w:p>
    <w:p w:rsidR="001C6A44" w:rsidRDefault="00A563DC">
      <w:pPr>
        <w:numPr>
          <w:ilvl w:val="1"/>
          <w:numId w:val="1"/>
        </w:numPr>
        <w:pBdr>
          <w:top w:val="nil"/>
          <w:left w:val="nil"/>
          <w:bottom w:val="nil"/>
          <w:right w:val="nil"/>
          <w:between w:val="nil"/>
        </w:pBdr>
        <w:spacing w:line="240" w:lineRule="auto"/>
        <w:jc w:val="both"/>
      </w:pPr>
      <w:r>
        <w:rPr>
          <w:rFonts w:ascii="Times New Roman" w:eastAsia="Times New Roman" w:hAnsi="Times New Roman" w:cs="Times New Roman"/>
          <w:color w:val="000000"/>
          <w:sz w:val="20"/>
          <w:szCs w:val="20"/>
        </w:rPr>
        <w:t xml:space="preserve">In 2016, </w:t>
      </w:r>
      <w:proofErr w:type="gramStart"/>
      <w:r>
        <w:rPr>
          <w:rFonts w:ascii="Times New Roman" w:eastAsia="Times New Roman" w:hAnsi="Times New Roman" w:cs="Times New Roman"/>
          <w:color w:val="000000"/>
          <w:sz w:val="20"/>
          <w:szCs w:val="20"/>
        </w:rPr>
        <w:t>at  San</w:t>
      </w:r>
      <w:proofErr w:type="gramEnd"/>
      <w:r>
        <w:rPr>
          <w:rFonts w:ascii="Times New Roman" w:eastAsia="Times New Roman" w:hAnsi="Times New Roman" w:cs="Times New Roman"/>
          <w:color w:val="000000"/>
          <w:sz w:val="20"/>
          <w:szCs w:val="20"/>
        </w:rPr>
        <w:t xml:space="preserve"> Francisco </w:t>
      </w:r>
      <w:proofErr w:type="spellStart"/>
      <w:r>
        <w:rPr>
          <w:rFonts w:ascii="Times New Roman" w:eastAsia="Times New Roman" w:hAnsi="Times New Roman" w:cs="Times New Roman"/>
          <w:color w:val="000000"/>
          <w:sz w:val="20"/>
          <w:szCs w:val="20"/>
        </w:rPr>
        <w:t>Alemany</w:t>
      </w:r>
      <w:proofErr w:type="spellEnd"/>
      <w:r>
        <w:rPr>
          <w:rFonts w:ascii="Times New Roman" w:eastAsia="Times New Roman" w:hAnsi="Times New Roman" w:cs="Times New Roman"/>
          <w:color w:val="000000"/>
          <w:sz w:val="20"/>
          <w:szCs w:val="20"/>
        </w:rPr>
        <w:t xml:space="preserve"> Boulevard, 103,000 southbound AADT and 96,000 northbound AADT </w:t>
      </w:r>
      <w:hyperlink r:id="rId38">
        <w:r>
          <w:rPr>
            <w:rFonts w:ascii="Times New Roman" w:eastAsia="Times New Roman" w:hAnsi="Times New Roman" w:cs="Times New Roman"/>
            <w:color w:val="0000FF"/>
            <w:sz w:val="20"/>
            <w:szCs w:val="20"/>
            <w:u w:val="single"/>
          </w:rPr>
          <w:t>http://www.dot.ca.gov/trafficops/census/docs/2016_aadt_volumes.pdf</w:t>
        </w:r>
      </w:hyperlink>
    </w:p>
    <w:p w:rsidR="001C6A44" w:rsidRDefault="00A563DC">
      <w:pPr>
        <w:numPr>
          <w:ilvl w:val="1"/>
          <w:numId w:val="1"/>
        </w:numPr>
        <w:pBdr>
          <w:top w:val="nil"/>
          <w:left w:val="nil"/>
          <w:bottom w:val="nil"/>
          <w:right w:val="nil"/>
          <w:between w:val="nil"/>
        </w:pBdr>
        <w:spacing w:line="240" w:lineRule="auto"/>
        <w:jc w:val="both"/>
      </w:pPr>
      <w:r>
        <w:rPr>
          <w:rFonts w:ascii="Times New Roman" w:eastAsia="Times New Roman" w:hAnsi="Times New Roman" w:cs="Times New Roman"/>
          <w:color w:val="000000"/>
          <w:sz w:val="20"/>
          <w:szCs w:val="20"/>
        </w:rPr>
        <w:t>Assume northbound and southbound traffic is equal, this is equal to around 100,000 daily traffic per dire</w:t>
      </w:r>
      <w:r>
        <w:rPr>
          <w:rFonts w:ascii="Times New Roman" w:eastAsia="Times New Roman" w:hAnsi="Times New Roman" w:cs="Times New Roman"/>
          <w:color w:val="000000"/>
          <w:sz w:val="20"/>
          <w:szCs w:val="20"/>
        </w:rPr>
        <w:t>ction.</w:t>
      </w:r>
    </w:p>
    <w:p w:rsidR="001C6A44" w:rsidRDefault="00A563DC">
      <w:pPr>
        <w:numPr>
          <w:ilvl w:val="0"/>
          <w:numId w:val="1"/>
        </w:numPr>
        <w:pBdr>
          <w:top w:val="nil"/>
          <w:left w:val="nil"/>
          <w:bottom w:val="nil"/>
          <w:right w:val="nil"/>
          <w:between w:val="nil"/>
        </w:pBdr>
        <w:spacing w:line="240" w:lineRule="auto"/>
        <w:jc w:val="both"/>
      </w:pPr>
      <w:r>
        <w:rPr>
          <w:rFonts w:ascii="Times New Roman" w:eastAsia="Times New Roman" w:hAnsi="Times New Roman" w:cs="Times New Roman"/>
          <w:color w:val="000000"/>
          <w:sz w:val="20"/>
          <w:szCs w:val="20"/>
        </w:rPr>
        <w:t>SFO</w:t>
      </w:r>
    </w:p>
    <w:p w:rsidR="001C6A44" w:rsidRDefault="00A563DC">
      <w:pPr>
        <w:numPr>
          <w:ilvl w:val="1"/>
          <w:numId w:val="1"/>
        </w:numPr>
        <w:pBdr>
          <w:top w:val="nil"/>
          <w:left w:val="nil"/>
          <w:bottom w:val="nil"/>
          <w:right w:val="nil"/>
          <w:between w:val="nil"/>
        </w:pBdr>
        <w:spacing w:line="240" w:lineRule="auto"/>
        <w:jc w:val="both"/>
      </w:pPr>
      <w:r>
        <w:rPr>
          <w:rFonts w:ascii="Times New Roman" w:eastAsia="Times New Roman" w:hAnsi="Times New Roman" w:cs="Times New Roman"/>
          <w:color w:val="000000"/>
          <w:sz w:val="20"/>
          <w:szCs w:val="20"/>
        </w:rPr>
        <w:t xml:space="preserve">In November 2016, SFO total enplaned (departure) is 2,137,473. Total deplaned (arrival) is 2,127,669. </w:t>
      </w:r>
      <w:hyperlink r:id="rId39">
        <w:r>
          <w:rPr>
            <w:rFonts w:ascii="Times New Roman" w:eastAsia="Times New Roman" w:hAnsi="Times New Roman" w:cs="Times New Roman"/>
            <w:color w:val="0000FF"/>
            <w:sz w:val="20"/>
            <w:szCs w:val="20"/>
            <w:u w:val="single"/>
          </w:rPr>
          <w:t>http://media.flysfo.com.s3.amazonaws.com/media/sfo/media/air-traffic/as201611.pdf</w:t>
        </w:r>
      </w:hyperlink>
    </w:p>
    <w:p w:rsidR="001C6A44" w:rsidRDefault="00A563DC">
      <w:pPr>
        <w:numPr>
          <w:ilvl w:val="1"/>
          <w:numId w:val="1"/>
        </w:numPr>
        <w:pBdr>
          <w:top w:val="nil"/>
          <w:left w:val="nil"/>
          <w:bottom w:val="nil"/>
          <w:right w:val="nil"/>
          <w:between w:val="nil"/>
        </w:pBdr>
        <w:spacing w:line="240" w:lineRule="auto"/>
        <w:jc w:val="both"/>
      </w:pPr>
      <w:r>
        <w:rPr>
          <w:rFonts w:ascii="Times New Roman" w:eastAsia="Times New Roman" w:hAnsi="Times New Roman" w:cs="Times New Roman"/>
          <w:color w:val="000000"/>
          <w:sz w:val="20"/>
          <w:szCs w:val="20"/>
        </w:rPr>
        <w:t>Assume every passenger arrives in individual cars, this is equal to 70k dai</w:t>
      </w:r>
      <w:r>
        <w:rPr>
          <w:rFonts w:ascii="Times New Roman" w:eastAsia="Times New Roman" w:hAnsi="Times New Roman" w:cs="Times New Roman"/>
          <w:color w:val="000000"/>
          <w:sz w:val="20"/>
          <w:szCs w:val="20"/>
        </w:rPr>
        <w:t>ly traffic per direction.</w:t>
      </w:r>
    </w:p>
    <w:p w:rsidR="001C6A44" w:rsidRDefault="001C6A44">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rsidR="001C6A44" w:rsidRDefault="001C6A44">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rsidR="001C6A44" w:rsidRDefault="001C6A44">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rsidR="001C6A44" w:rsidRDefault="001C6A44">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rsidR="001C6A44" w:rsidRDefault="001C6A44">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rsidR="001C6A44" w:rsidRDefault="001C6A44">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rsidR="001C6A44" w:rsidRDefault="001C6A44">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rsidR="001C6A44" w:rsidRDefault="001C6A44">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rsidR="001C6A44" w:rsidRDefault="001C6A44">
      <w:pPr>
        <w:spacing w:line="240" w:lineRule="auto"/>
        <w:jc w:val="both"/>
        <w:rPr>
          <w:rFonts w:ascii="Times New Roman" w:eastAsia="Times New Roman" w:hAnsi="Times New Roman" w:cs="Times New Roman"/>
          <w:sz w:val="20"/>
          <w:szCs w:val="20"/>
        </w:rPr>
      </w:pPr>
      <w:bookmarkStart w:id="16" w:name="_22xldysbe0ki" w:colFirst="0" w:colLast="0"/>
      <w:bookmarkEnd w:id="16"/>
    </w:p>
    <w:p w:rsidR="001C6A44" w:rsidRDefault="001C6A44">
      <w:pPr>
        <w:widowControl w:val="0"/>
        <w:pBdr>
          <w:top w:val="nil"/>
          <w:left w:val="nil"/>
          <w:bottom w:val="nil"/>
          <w:right w:val="nil"/>
          <w:between w:val="nil"/>
        </w:pBdr>
        <w:spacing w:after="0"/>
        <w:rPr>
          <w:rFonts w:ascii="Times New Roman" w:eastAsia="Times New Roman" w:hAnsi="Times New Roman" w:cs="Times New Roman"/>
          <w:b/>
          <w:color w:val="000000"/>
          <w:sz w:val="24"/>
          <w:szCs w:val="24"/>
        </w:rPr>
        <w:sectPr w:rsidR="001C6A44">
          <w:type w:val="continuous"/>
          <w:pgSz w:w="11906" w:h="16838"/>
          <w:pgMar w:top="1440" w:right="851" w:bottom="1440" w:left="851" w:header="709" w:footer="709" w:gutter="0"/>
          <w:cols w:num="2" w:space="720" w:equalWidth="0">
            <w:col w:w="4987" w:space="230"/>
            <w:col w:w="4987" w:space="0"/>
          </w:cols>
        </w:sectPr>
      </w:pPr>
    </w:p>
    <w:p w:rsidR="001C6A44" w:rsidRDefault="001C6A44">
      <w:pPr>
        <w:spacing w:after="0" w:line="240" w:lineRule="auto"/>
        <w:jc w:val="both"/>
        <w:rPr>
          <w:rFonts w:ascii="Times New Roman" w:eastAsia="Times New Roman" w:hAnsi="Times New Roman" w:cs="Times New Roman"/>
          <w:sz w:val="20"/>
          <w:szCs w:val="20"/>
        </w:rPr>
      </w:pPr>
    </w:p>
    <w:sectPr w:rsidR="001C6A44">
      <w:type w:val="continuous"/>
      <w:pgSz w:w="11906" w:h="16838"/>
      <w:pgMar w:top="1440" w:right="851" w:bottom="1440" w:left="85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63DC" w:rsidRDefault="00A563DC">
      <w:pPr>
        <w:spacing w:after="0" w:line="240" w:lineRule="auto"/>
      </w:pPr>
      <w:r>
        <w:separator/>
      </w:r>
    </w:p>
  </w:endnote>
  <w:endnote w:type="continuationSeparator" w:id="0">
    <w:p w:rsidR="00A563DC" w:rsidRDefault="00A56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A44" w:rsidRDefault="00A563DC">
    <w:pPr>
      <w:pBdr>
        <w:top w:val="nil"/>
        <w:left w:val="nil"/>
        <w:bottom w:val="nil"/>
        <w:right w:val="nil"/>
        <w:between w:val="nil"/>
      </w:pBdr>
      <w:tabs>
        <w:tab w:val="center" w:pos="4513"/>
        <w:tab w:val="right" w:pos="9026"/>
      </w:tabs>
      <w:spacing w:after="0" w:line="240" w:lineRule="auto"/>
      <w:ind w:right="-54"/>
      <w:jc w:val="right"/>
      <w:rPr>
        <w:color w:val="000000"/>
      </w:rPr>
    </w:pPr>
    <w:r>
      <w:rPr>
        <w:color w:val="000000"/>
      </w:rPr>
      <w:fldChar w:fldCharType="begin"/>
    </w:r>
    <w:r>
      <w:rPr>
        <w:color w:val="000000"/>
      </w:rPr>
      <w:instrText>PAGE</w:instrText>
    </w:r>
    <w:r w:rsidR="00B6687C">
      <w:rPr>
        <w:color w:val="000000"/>
      </w:rPr>
      <w:fldChar w:fldCharType="separate"/>
    </w:r>
    <w:r w:rsidR="00B6687C">
      <w:rPr>
        <w:noProof/>
        <w:color w:val="000000"/>
      </w:rPr>
      <w:t>2</w:t>
    </w:r>
    <w:r>
      <w:rPr>
        <w:color w:val="000000"/>
      </w:rPr>
      <w:fldChar w:fldCharType="end"/>
    </w:r>
  </w:p>
  <w:p w:rsidR="001C6A44" w:rsidRDefault="001C6A44">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63DC" w:rsidRDefault="00A563DC">
      <w:pPr>
        <w:spacing w:after="0" w:line="240" w:lineRule="auto"/>
      </w:pPr>
      <w:r>
        <w:separator/>
      </w:r>
    </w:p>
  </w:footnote>
  <w:footnote w:type="continuationSeparator" w:id="0">
    <w:p w:rsidR="00A563DC" w:rsidRDefault="00A563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A44" w:rsidRDefault="001C6A44">
    <w:pPr>
      <w:pBdr>
        <w:top w:val="nil"/>
        <w:left w:val="nil"/>
        <w:bottom w:val="nil"/>
        <w:right w:val="nil"/>
        <w:between w:val="nil"/>
      </w:pBdr>
      <w:tabs>
        <w:tab w:val="center" w:pos="4513"/>
        <w:tab w:val="right" w:pos="9026"/>
      </w:tabs>
      <w:spacing w:after="0" w:line="240" w:lineRule="auto"/>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A44" w:rsidRDefault="00A563DC">
    <w:pPr>
      <w:pBdr>
        <w:top w:val="nil"/>
        <w:left w:val="nil"/>
        <w:bottom w:val="nil"/>
        <w:right w:val="nil"/>
        <w:between w:val="nil"/>
      </w:pBdr>
      <w:tabs>
        <w:tab w:val="center" w:pos="4513"/>
        <w:tab w:val="right" w:pos="9026"/>
      </w:tabs>
      <w:spacing w:after="0" w:line="240" w:lineRule="auto"/>
      <w:jc w:val="right"/>
      <w:rPr>
        <w:color w:val="000000"/>
      </w:rPr>
    </w:pPr>
    <w:r>
      <w:rPr>
        <w:noProof/>
        <w:color w:val="000000"/>
      </w:rPr>
      <w:drawing>
        <wp:inline distT="0" distB="0" distL="0" distR="0">
          <wp:extent cx="1097120" cy="1360370"/>
          <wp:effectExtent l="0" t="0" r="0" b="0"/>
          <wp:docPr id="2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097120" cy="136037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3E2FC1"/>
    <w:multiLevelType w:val="multilevel"/>
    <w:tmpl w:val="583C5156"/>
    <w:lvl w:ilvl="0">
      <w:start w:val="1"/>
      <w:numFmt w:val="decimal"/>
      <w:lvlText w:val="%1."/>
      <w:lvlJc w:val="left"/>
      <w:pPr>
        <w:ind w:left="720" w:hanging="360"/>
      </w:pPr>
      <w:rPr>
        <w:rFonts w:ascii="Times New Roman" w:eastAsia="Times New Roman" w:hAnsi="Times New Roman" w:cs="Times New Roman"/>
        <w:b w:val="0"/>
      </w:rPr>
    </w:lvl>
    <w:lvl w:ilvl="1">
      <w:start w:val="1"/>
      <w:numFmt w:val="lowerLetter"/>
      <w:lvlText w:val="%2."/>
      <w:lvlJc w:val="left"/>
      <w:pPr>
        <w:ind w:left="1440" w:hanging="360"/>
      </w:pPr>
      <w:rPr>
        <w:rFonts w:ascii="Times New Roman" w:eastAsia="Times New Roman" w:hAnsi="Times New Roman" w:cs="Times New Roman"/>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D3726D6"/>
    <w:multiLevelType w:val="multilevel"/>
    <w:tmpl w:val="49EEB8DA"/>
    <w:lvl w:ilvl="0">
      <w:start w:val="1"/>
      <w:numFmt w:val="upperLetter"/>
      <w:lvlText w:val="%1."/>
      <w:lvlJc w:val="left"/>
      <w:pPr>
        <w:ind w:left="720" w:hanging="360"/>
      </w:pPr>
      <w:rPr>
        <w:rFonts w:ascii="Times New Roman" w:eastAsia="Times New Roman" w:hAnsi="Times New Roman" w:cs="Times New Roman"/>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nichi Soga">
    <w15:presenceInfo w15:providerId="Windows Live" w15:userId="e471a96df15957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A44"/>
    <w:rsid w:val="00123E7D"/>
    <w:rsid w:val="001C6A44"/>
    <w:rsid w:val="00A563DC"/>
    <w:rsid w:val="00B6687C"/>
    <w:rsid w:val="00E459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76C3C"/>
  <w15:docId w15:val="{C328BDB2-FE4B-41A0-9F4D-FE894A2B5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40" w:after="0"/>
      <w:outlineLvl w:val="1"/>
    </w:pPr>
    <w:rPr>
      <w:rFonts w:ascii="Cambria" w:eastAsia="Cambria" w:hAnsi="Cambria" w:cs="Cambria"/>
      <w:color w:val="366091"/>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media.flysfo.com.s3.amazonaws.com/media/sfo/media/air-traffic/as201611.pdf" TargetMode="External"/><Relationship Id="rId21" Type="http://schemas.openxmlformats.org/officeDocument/2006/relationships/image" Target="media/image13.png"/><Relationship Id="rId34" Type="http://schemas.openxmlformats.org/officeDocument/2006/relationships/hyperlink" Target="https://www.sfcta.org/emerging-mobility/tncs-today" TargetMode="External"/><Relationship Id="rId42"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nptel.ac.in/courses/105101087/downloads/Lec-10.pdf" TargetMode="External"/><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sidewalklabs.com/blog/a-first-step-toward-creating-a-digital-planning-laboratory-is-populating-it/" TargetMode="External"/><Relationship Id="rId37" Type="http://schemas.openxmlformats.org/officeDocument/2006/relationships/hyperlink" Target="https://mtc.ca.gov/about-mtc/what-mtc/mtc-organization/three-agencies-one/bay-area-toll-authority/historic-toll-paid"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data.mtc.ca.gov/data-repository/" TargetMode="External"/><Relationship Id="rId36" Type="http://schemas.openxmlformats.org/officeDocument/2006/relationships/hyperlink" Target="http://goldengate.org/news/transit/trends_traffic-transit.ph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iki.openstreetmap.org/wiki/Map_Features"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people.maths.bris.ac.uk/~csxam/teaching/dsa/dijkstra.pdf" TargetMode="External"/><Relationship Id="rId30" Type="http://schemas.openxmlformats.org/officeDocument/2006/relationships/hyperlink" Target="https://wiki.openstreetmap.org/wiki/About_OpenStreetMap" TargetMode="External"/><Relationship Id="rId35" Type="http://schemas.openxmlformats.org/officeDocument/2006/relationships/hyperlink" Target="https://en.wikipedia.org/wiki/Dijkstra%27s_algorithm"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iki.openstreetmap.org/wiki/Overpass_API" TargetMode="External"/><Relationship Id="rId38" Type="http://schemas.openxmlformats.org/officeDocument/2006/relationships/hyperlink" Target="http://www.dot.ca.gov/trafficops/census/docs/2016_aadt_volumes.pd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9</Pages>
  <Words>5860</Words>
  <Characters>33408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Kenichi Soga</dc:creator>
  <cp:lastModifiedBy>Kenichi Soga</cp:lastModifiedBy>
  <cp:revision>3</cp:revision>
  <dcterms:created xsi:type="dcterms:W3CDTF">2019-01-13T18:22:00Z</dcterms:created>
  <dcterms:modified xsi:type="dcterms:W3CDTF">2019-01-13T18:33:00Z</dcterms:modified>
</cp:coreProperties>
</file>